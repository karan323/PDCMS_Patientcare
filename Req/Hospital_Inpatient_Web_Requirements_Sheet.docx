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DC22C" w14:textId="77777777" w:rsidR="00706B03" w:rsidRDefault="00000000">
      <w:pPr>
        <w:spacing w:before="1000"/>
        <w:jc w:val="center"/>
      </w:pPr>
      <w:r>
        <w:rPr>
          <w:b/>
          <w:color w:val="1F4E79"/>
          <w:sz w:val="44"/>
        </w:rPr>
        <w:t>Hospital Inpatient Web Portal</w:t>
      </w:r>
      <w:r>
        <w:rPr>
          <w:b/>
          <w:color w:val="1F4E79"/>
          <w:sz w:val="44"/>
        </w:rPr>
        <w:br/>
        <w:t>Detailed Business &amp; Functional Requirements</w:t>
      </w:r>
    </w:p>
    <w:p w14:paraId="518EFD35" w14:textId="77777777" w:rsidR="00706B03" w:rsidRDefault="00000000">
      <w:pPr>
        <w:jc w:val="center"/>
      </w:pPr>
      <w:r>
        <w:rPr>
          <w:sz w:val="22"/>
        </w:rPr>
        <w:t>Hospital-side data entry, care coordination, medication, diagnostics, scheduling, discharge and governance requirements</w:t>
      </w:r>
    </w:p>
    <w:tbl>
      <w:tblPr>
        <w:tblW w:w="0" w:type="auto"/>
        <w:tblLook w:val="04A0" w:firstRow="1" w:lastRow="0" w:firstColumn="1" w:lastColumn="0" w:noHBand="0" w:noVBand="1"/>
      </w:tblPr>
      <w:tblGrid>
        <w:gridCol w:w="10224"/>
      </w:tblGrid>
      <w:tr w:rsidR="00706B03" w14:paraId="6466530B" w14:textId="77777777">
        <w:tc>
          <w:tcPr>
            <w:tcW w:w="10224" w:type="dxa"/>
            <w:shd w:val="clear" w:color="auto" w:fill="EAF2F8"/>
            <w:tcMar>
              <w:top w:w="140" w:type="dxa"/>
              <w:left w:w="160" w:type="dxa"/>
              <w:bottom w:w="120" w:type="dxa"/>
              <w:right w:w="160" w:type="dxa"/>
            </w:tcMar>
          </w:tcPr>
          <w:p w14:paraId="7594B164" w14:textId="77777777" w:rsidR="00706B03" w:rsidRDefault="00000000">
            <w:r>
              <w:rPr>
                <w:sz w:val="20"/>
              </w:rPr>
              <w:t>Prepared as a healthcare software company requirements sheet. This document is structured for product, design, engineering, QA, implementation and hospital stakeholder review. It assumes a secure inpatient workflow where authorized hospital users enter and maintain patient-facing and internal operational data.</w:t>
            </w:r>
          </w:p>
        </w:tc>
      </w:tr>
    </w:tbl>
    <w:p w14:paraId="448CC7CE" w14:textId="77777777" w:rsidR="00706B03" w:rsidRDefault="00000000">
      <w:pPr>
        <w:spacing w:after="80"/>
      </w:pPr>
      <w:r>
        <w:rPr>
          <w:color w:val="282828"/>
          <w:sz w:val="20"/>
        </w:rPr>
        <w:t>Document intent: define the web application requirements for hospital users who create, edit, review and publish inpatient information that later appears in the patient application or portal.</w:t>
      </w:r>
    </w:p>
    <w:p w14:paraId="67D9F882" w14:textId="77777777" w:rsidR="00706B03" w:rsidRDefault="00000000">
      <w:pPr>
        <w:spacing w:after="80"/>
      </w:pPr>
      <w:r>
        <w:rPr>
          <w:color w:val="282828"/>
          <w:sz w:val="20"/>
        </w:rPr>
        <w:t>Recommended use: convert this sheet into page wireframes, API contracts, database schema, role matrices, user stories, and QA test cases.</w:t>
      </w:r>
    </w:p>
    <w:p w14:paraId="301F88CA" w14:textId="77777777" w:rsidR="00706B03" w:rsidRDefault="00000000">
      <w:pPr>
        <w:spacing w:before="200" w:after="120"/>
      </w:pPr>
      <w:r>
        <w:rPr>
          <w:b/>
          <w:color w:val="1F4E79"/>
          <w:sz w:val="32"/>
        </w:rPr>
        <w:t>Document Control</w:t>
      </w:r>
    </w:p>
    <w:tbl>
      <w:tblPr>
        <w:tblStyle w:val="TableGrid"/>
        <w:tblW w:w="0" w:type="auto"/>
        <w:jc w:val="center"/>
        <w:tblLayout w:type="fixed"/>
        <w:tblLook w:val="04A0" w:firstRow="1" w:lastRow="0" w:firstColumn="1" w:lastColumn="0" w:noHBand="0" w:noVBand="1"/>
      </w:tblPr>
      <w:tblGrid>
        <w:gridCol w:w="2592"/>
        <w:gridCol w:w="6912"/>
      </w:tblGrid>
      <w:tr w:rsidR="00706B03" w14:paraId="494E8FF5" w14:textId="77777777">
        <w:trPr>
          <w:tblHeader/>
          <w:jc w:val="center"/>
        </w:trPr>
        <w:tc>
          <w:tcPr>
            <w:tcW w:w="2592" w:type="dxa"/>
            <w:shd w:val="clear" w:color="auto" w:fill="1F4E79"/>
            <w:tcMar>
              <w:top w:w="80" w:type="dxa"/>
              <w:left w:w="100" w:type="dxa"/>
              <w:bottom w:w="80" w:type="dxa"/>
              <w:right w:w="100" w:type="dxa"/>
            </w:tcMar>
            <w:vAlign w:val="center"/>
          </w:tcPr>
          <w:p w14:paraId="44CF86FF" w14:textId="77777777" w:rsidR="00706B03" w:rsidRDefault="00000000">
            <w:pPr>
              <w:jc w:val="center"/>
            </w:pPr>
            <w:r>
              <w:rPr>
                <w:b/>
                <w:color w:val="FFFFFF"/>
                <w:sz w:val="18"/>
              </w:rPr>
              <w:t>Item</w:t>
            </w:r>
          </w:p>
        </w:tc>
        <w:tc>
          <w:tcPr>
            <w:tcW w:w="6912" w:type="dxa"/>
            <w:shd w:val="clear" w:color="auto" w:fill="1F4E79"/>
            <w:tcMar>
              <w:top w:w="80" w:type="dxa"/>
              <w:left w:w="100" w:type="dxa"/>
              <w:bottom w:w="80" w:type="dxa"/>
              <w:right w:w="100" w:type="dxa"/>
            </w:tcMar>
            <w:vAlign w:val="center"/>
          </w:tcPr>
          <w:p w14:paraId="687AC7C4" w14:textId="77777777" w:rsidR="00706B03" w:rsidRDefault="00000000">
            <w:pPr>
              <w:jc w:val="center"/>
            </w:pPr>
            <w:r>
              <w:rPr>
                <w:b/>
                <w:color w:val="FFFFFF"/>
                <w:sz w:val="18"/>
              </w:rPr>
              <w:t>Value</w:t>
            </w:r>
          </w:p>
        </w:tc>
      </w:tr>
      <w:tr w:rsidR="00706B03" w14:paraId="0155380F" w14:textId="77777777">
        <w:trPr>
          <w:jc w:val="center"/>
        </w:trPr>
        <w:tc>
          <w:tcPr>
            <w:tcW w:w="2592" w:type="dxa"/>
            <w:tcMar>
              <w:top w:w="80" w:type="dxa"/>
              <w:left w:w="100" w:type="dxa"/>
              <w:bottom w:w="80" w:type="dxa"/>
              <w:right w:w="100" w:type="dxa"/>
            </w:tcMar>
            <w:vAlign w:val="center"/>
          </w:tcPr>
          <w:p w14:paraId="65F5771A" w14:textId="77777777" w:rsidR="00706B03" w:rsidRDefault="00000000">
            <w:r>
              <w:rPr>
                <w:sz w:val="18"/>
              </w:rPr>
              <w:t>Document type</w:t>
            </w:r>
          </w:p>
        </w:tc>
        <w:tc>
          <w:tcPr>
            <w:tcW w:w="6912" w:type="dxa"/>
            <w:tcMar>
              <w:top w:w="80" w:type="dxa"/>
              <w:left w:w="100" w:type="dxa"/>
              <w:bottom w:w="80" w:type="dxa"/>
              <w:right w:w="100" w:type="dxa"/>
            </w:tcMar>
            <w:vAlign w:val="center"/>
          </w:tcPr>
          <w:p w14:paraId="14E71D21" w14:textId="77777777" w:rsidR="00706B03" w:rsidRDefault="00000000">
            <w:r>
              <w:rPr>
                <w:sz w:val="18"/>
              </w:rPr>
              <w:t>Business Requirements Document (BRD) / Functional Requirements Specification (FRS)</w:t>
            </w:r>
          </w:p>
        </w:tc>
      </w:tr>
      <w:tr w:rsidR="00706B03" w14:paraId="6F614157" w14:textId="77777777">
        <w:trPr>
          <w:jc w:val="center"/>
        </w:trPr>
        <w:tc>
          <w:tcPr>
            <w:tcW w:w="2592" w:type="dxa"/>
            <w:shd w:val="clear" w:color="auto" w:fill="EDF3F9"/>
            <w:tcMar>
              <w:top w:w="80" w:type="dxa"/>
              <w:left w:w="100" w:type="dxa"/>
              <w:bottom w:w="80" w:type="dxa"/>
              <w:right w:w="100" w:type="dxa"/>
            </w:tcMar>
            <w:vAlign w:val="center"/>
          </w:tcPr>
          <w:p w14:paraId="3D544C59" w14:textId="77777777" w:rsidR="00706B03" w:rsidRDefault="00000000">
            <w:r>
              <w:rPr>
                <w:sz w:val="18"/>
              </w:rPr>
              <w:t>Product scope</w:t>
            </w:r>
          </w:p>
        </w:tc>
        <w:tc>
          <w:tcPr>
            <w:tcW w:w="6912" w:type="dxa"/>
            <w:shd w:val="clear" w:color="auto" w:fill="EDF3F9"/>
            <w:tcMar>
              <w:top w:w="80" w:type="dxa"/>
              <w:left w:w="100" w:type="dxa"/>
              <w:bottom w:w="80" w:type="dxa"/>
              <w:right w:w="100" w:type="dxa"/>
            </w:tcMar>
            <w:vAlign w:val="center"/>
          </w:tcPr>
          <w:p w14:paraId="6601D550" w14:textId="77777777" w:rsidR="00706B03" w:rsidRDefault="00000000">
            <w:r>
              <w:rPr>
                <w:sz w:val="18"/>
              </w:rPr>
              <w:t>Hospital-side inpatient web application</w:t>
            </w:r>
          </w:p>
        </w:tc>
      </w:tr>
      <w:tr w:rsidR="00706B03" w14:paraId="7DB444A8" w14:textId="77777777">
        <w:trPr>
          <w:jc w:val="center"/>
        </w:trPr>
        <w:tc>
          <w:tcPr>
            <w:tcW w:w="2592" w:type="dxa"/>
            <w:tcMar>
              <w:top w:w="80" w:type="dxa"/>
              <w:left w:w="100" w:type="dxa"/>
              <w:bottom w:w="80" w:type="dxa"/>
              <w:right w:w="100" w:type="dxa"/>
            </w:tcMar>
            <w:vAlign w:val="center"/>
          </w:tcPr>
          <w:p w14:paraId="01149A4D" w14:textId="77777777" w:rsidR="00706B03" w:rsidRDefault="00000000">
            <w:r>
              <w:rPr>
                <w:sz w:val="18"/>
              </w:rPr>
              <w:t>Primary users</w:t>
            </w:r>
          </w:p>
        </w:tc>
        <w:tc>
          <w:tcPr>
            <w:tcW w:w="6912" w:type="dxa"/>
            <w:tcMar>
              <w:top w:w="80" w:type="dxa"/>
              <w:left w:w="100" w:type="dxa"/>
              <w:bottom w:w="80" w:type="dxa"/>
              <w:right w:w="100" w:type="dxa"/>
            </w:tcMar>
            <w:vAlign w:val="center"/>
          </w:tcPr>
          <w:p w14:paraId="0E701A79" w14:textId="77777777" w:rsidR="00706B03" w:rsidRDefault="00000000">
            <w:r>
              <w:rPr>
                <w:sz w:val="18"/>
              </w:rPr>
              <w:t>Inpatient department staff, nurses, doctors, consultants, diagnostics staff, admin/reception, compliance/admin users</w:t>
            </w:r>
          </w:p>
        </w:tc>
      </w:tr>
      <w:tr w:rsidR="00706B03" w14:paraId="5C338F4A" w14:textId="77777777">
        <w:trPr>
          <w:jc w:val="center"/>
        </w:trPr>
        <w:tc>
          <w:tcPr>
            <w:tcW w:w="2592" w:type="dxa"/>
            <w:shd w:val="clear" w:color="auto" w:fill="EDF3F9"/>
            <w:tcMar>
              <w:top w:w="80" w:type="dxa"/>
              <w:left w:w="100" w:type="dxa"/>
              <w:bottom w:w="80" w:type="dxa"/>
              <w:right w:w="100" w:type="dxa"/>
            </w:tcMar>
            <w:vAlign w:val="center"/>
          </w:tcPr>
          <w:p w14:paraId="07BAEF49" w14:textId="77777777" w:rsidR="00706B03" w:rsidRDefault="00000000">
            <w:r>
              <w:rPr>
                <w:sz w:val="18"/>
              </w:rPr>
              <w:t>Primary outcome</w:t>
            </w:r>
          </w:p>
        </w:tc>
        <w:tc>
          <w:tcPr>
            <w:tcW w:w="6912" w:type="dxa"/>
            <w:shd w:val="clear" w:color="auto" w:fill="EDF3F9"/>
            <w:tcMar>
              <w:top w:w="80" w:type="dxa"/>
              <w:left w:w="100" w:type="dxa"/>
              <w:bottom w:w="80" w:type="dxa"/>
              <w:right w:w="100" w:type="dxa"/>
            </w:tcMar>
            <w:vAlign w:val="center"/>
          </w:tcPr>
          <w:p w14:paraId="297A8456" w14:textId="04E1EC39" w:rsidR="00706B03" w:rsidRDefault="00000000">
            <w:r>
              <w:rPr>
                <w:sz w:val="18"/>
              </w:rPr>
              <w:t>Capture accurate inpatient information, coordinate care, control patient visibility, and support safe discharge/follow-up workflows</w:t>
            </w:r>
            <w:ins w:id="0" w:author="Karan Mistry" w:date="2026-04-18T20:07:00Z" w16du:dateUtc="2026-04-19T00:07:00Z">
              <w:r w:rsidR="00987412">
                <w:rPr>
                  <w:sz w:val="18"/>
                </w:rPr>
                <w:t>- informative platform for patient</w:t>
              </w:r>
            </w:ins>
            <w:ins w:id="1" w:author="Karan Mistry" w:date="2026-04-18T20:08:00Z" w16du:dateUtc="2026-04-19T00:08:00Z">
              <w:r w:rsidR="00987412">
                <w:rPr>
                  <w:sz w:val="18"/>
                </w:rPr>
                <w:t xml:space="preserve">’s family members, live daily updates including the </w:t>
              </w:r>
            </w:ins>
            <w:ins w:id="2" w:author="Karan Mistry" w:date="2026-04-18T20:14:00Z" w16du:dateUtc="2026-04-19T00:14:00Z">
              <w:r w:rsidR="00FF2381">
                <w:rPr>
                  <w:sz w:val="18"/>
                </w:rPr>
                <w:t>patient’s</w:t>
              </w:r>
            </w:ins>
            <w:ins w:id="3" w:author="Karan Mistry" w:date="2026-04-18T20:08:00Z" w16du:dateUtc="2026-04-19T00:08:00Z">
              <w:r w:rsidR="00987412">
                <w:rPr>
                  <w:sz w:val="18"/>
                </w:rPr>
                <w:t xml:space="preserve"> heath report</w:t>
              </w:r>
            </w:ins>
            <w:ins w:id="4" w:author="Karan Mistry" w:date="2026-04-18T20:09:00Z" w16du:dateUtc="2026-04-19T00:09:00Z">
              <w:r w:rsidR="00987412">
                <w:rPr>
                  <w:sz w:val="18"/>
                </w:rPr>
                <w:t>, vital monitoring , treatment tracking, and doctors note, diet planning,</w:t>
              </w:r>
            </w:ins>
            <w:ins w:id="5" w:author="Karan Mistry" w:date="2026-04-18T20:10:00Z" w16du:dateUtc="2026-04-19T00:10:00Z">
              <w:r w:rsidR="00987412">
                <w:rPr>
                  <w:sz w:val="18"/>
                </w:rPr>
                <w:t xml:space="preserve"> after surgery or </w:t>
              </w:r>
            </w:ins>
            <w:ins w:id="6" w:author="Karan Mistry" w:date="2026-04-18T20:11:00Z" w16du:dateUtc="2026-04-19T00:11:00Z">
              <w:r w:rsidR="00987412">
                <w:rPr>
                  <w:sz w:val="18"/>
                </w:rPr>
                <w:t xml:space="preserve">inpatient treatment provide planned routine for follow-up </w:t>
              </w:r>
            </w:ins>
          </w:p>
        </w:tc>
      </w:tr>
      <w:tr w:rsidR="00706B03" w14:paraId="2665CD91" w14:textId="77777777">
        <w:trPr>
          <w:jc w:val="center"/>
        </w:trPr>
        <w:tc>
          <w:tcPr>
            <w:tcW w:w="2592" w:type="dxa"/>
            <w:tcMar>
              <w:top w:w="80" w:type="dxa"/>
              <w:left w:w="100" w:type="dxa"/>
              <w:bottom w:w="80" w:type="dxa"/>
              <w:right w:w="100" w:type="dxa"/>
            </w:tcMar>
            <w:vAlign w:val="center"/>
          </w:tcPr>
          <w:p w14:paraId="410CDEA1" w14:textId="77777777" w:rsidR="00706B03" w:rsidRDefault="00000000">
            <w:r>
              <w:rPr>
                <w:sz w:val="18"/>
              </w:rPr>
              <w:t>Deployment assumption</w:t>
            </w:r>
          </w:p>
        </w:tc>
        <w:tc>
          <w:tcPr>
            <w:tcW w:w="6912" w:type="dxa"/>
            <w:tcMar>
              <w:top w:w="80" w:type="dxa"/>
              <w:left w:w="100" w:type="dxa"/>
              <w:bottom w:w="80" w:type="dxa"/>
              <w:right w:w="100" w:type="dxa"/>
            </w:tcMar>
            <w:vAlign w:val="center"/>
          </w:tcPr>
          <w:p w14:paraId="25C58AAD" w14:textId="13247347" w:rsidR="00706B03" w:rsidRDefault="00000000">
            <w:r>
              <w:rPr>
                <w:sz w:val="18"/>
              </w:rPr>
              <w:t xml:space="preserve">Responsive web application for desktop-first hospital </w:t>
            </w:r>
            <w:del w:id="7" w:author="Karan Mistry" w:date="2026-04-18T20:12:00Z" w16du:dateUtc="2026-04-19T00:12:00Z">
              <w:r w:rsidDel="00A36745">
                <w:rPr>
                  <w:sz w:val="18"/>
                </w:rPr>
                <w:delText>operations</w:delText>
              </w:r>
            </w:del>
            <w:ins w:id="8" w:author="Karan Mistry" w:date="2026-04-18T20:12:00Z" w16du:dateUtc="2026-04-19T00:12:00Z">
              <w:r w:rsidR="00A36745">
                <w:rPr>
                  <w:sz w:val="18"/>
                </w:rPr>
                <w:t xml:space="preserve"> operations, with</w:t>
              </w:r>
            </w:ins>
            <w:ins w:id="9" w:author="Karan Mistry" w:date="2026-04-18T20:11:00Z" w16du:dateUtc="2026-04-19T00:11:00Z">
              <w:r w:rsidR="00A36745">
                <w:rPr>
                  <w:sz w:val="18"/>
                </w:rPr>
                <w:t xml:space="preserve"> various </w:t>
              </w:r>
            </w:ins>
            <w:ins w:id="10" w:author="Karan Mistry" w:date="2026-04-18T20:12:00Z" w16du:dateUtc="2026-04-19T00:12:00Z">
              <w:r w:rsidR="00A36745">
                <w:rPr>
                  <w:sz w:val="18"/>
                </w:rPr>
                <w:t xml:space="preserve">login profiles (Doctor, nurse and admin staff) with </w:t>
              </w:r>
            </w:ins>
            <w:ins w:id="11" w:author="Karan Mistry" w:date="2026-04-18T20:14:00Z" w16du:dateUtc="2026-04-19T00:14:00Z">
              <w:r w:rsidR="00FF2381">
                <w:rPr>
                  <w:sz w:val="18"/>
                </w:rPr>
                <w:t>access</w:t>
              </w:r>
            </w:ins>
            <w:ins w:id="12" w:author="Karan Mistry" w:date="2026-04-18T20:13:00Z" w16du:dateUtc="2026-04-19T00:13:00Z">
              <w:r w:rsidR="00A36745">
                <w:rPr>
                  <w:sz w:val="18"/>
                </w:rPr>
                <w:t xml:space="preserve"> grant,</w:t>
              </w:r>
            </w:ins>
          </w:p>
        </w:tc>
      </w:tr>
      <w:tr w:rsidR="00706B03" w14:paraId="131ADDA4" w14:textId="77777777">
        <w:trPr>
          <w:jc w:val="center"/>
        </w:trPr>
        <w:tc>
          <w:tcPr>
            <w:tcW w:w="2592" w:type="dxa"/>
            <w:shd w:val="clear" w:color="auto" w:fill="EDF3F9"/>
            <w:tcMar>
              <w:top w:w="80" w:type="dxa"/>
              <w:left w:w="100" w:type="dxa"/>
              <w:bottom w:w="80" w:type="dxa"/>
              <w:right w:w="100" w:type="dxa"/>
            </w:tcMar>
            <w:vAlign w:val="center"/>
          </w:tcPr>
          <w:p w14:paraId="2A8BE86D" w14:textId="77777777" w:rsidR="00706B03" w:rsidRDefault="00000000">
            <w:r>
              <w:rPr>
                <w:sz w:val="18"/>
              </w:rPr>
              <w:t>Compliance orientation</w:t>
            </w:r>
          </w:p>
        </w:tc>
        <w:tc>
          <w:tcPr>
            <w:tcW w:w="6912" w:type="dxa"/>
            <w:shd w:val="clear" w:color="auto" w:fill="EDF3F9"/>
            <w:tcMar>
              <w:top w:w="80" w:type="dxa"/>
              <w:left w:w="100" w:type="dxa"/>
              <w:bottom w:w="80" w:type="dxa"/>
              <w:right w:w="100" w:type="dxa"/>
            </w:tcMar>
            <w:vAlign w:val="center"/>
          </w:tcPr>
          <w:p w14:paraId="546072A4" w14:textId="5443DD57" w:rsidR="00706B03" w:rsidRDefault="00000000">
            <w:r>
              <w:rPr>
                <w:sz w:val="18"/>
              </w:rPr>
              <w:t>Ontario/Canada privacy-aware design with PHIPA/PIPEDA considerations; cross-reference HIPAA-style controls where export or U.S. deployments are possible</w:t>
            </w:r>
            <w:ins w:id="13" w:author="Karan Mistry" w:date="2026-04-18T20:13:00Z" w16du:dateUtc="2026-04-19T00:13:00Z">
              <w:r w:rsidR="004C4B42">
                <w:rPr>
                  <w:sz w:val="18"/>
                </w:rPr>
                <w:t>, Integration with HL 7 platform</w:t>
              </w:r>
              <w:r w:rsidR="00C34D33">
                <w:rPr>
                  <w:sz w:val="18"/>
                </w:rPr>
                <w:t>.</w:t>
              </w:r>
              <w:r w:rsidR="004C4B42">
                <w:rPr>
                  <w:sz w:val="18"/>
                </w:rPr>
                <w:t xml:space="preserve"> </w:t>
              </w:r>
            </w:ins>
          </w:p>
        </w:tc>
      </w:tr>
    </w:tbl>
    <w:p w14:paraId="08B58AD0" w14:textId="77777777" w:rsidR="00706B03" w:rsidRDefault="00706B03"/>
    <w:p w14:paraId="379B03D0" w14:textId="77777777" w:rsidR="00706B03" w:rsidRDefault="00000000">
      <w:pPr>
        <w:spacing w:before="200" w:after="120"/>
      </w:pPr>
      <w:r>
        <w:rPr>
          <w:b/>
          <w:color w:val="1F4E79"/>
          <w:sz w:val="32"/>
        </w:rPr>
        <w:t>1. Product Goals and Design Principles</w:t>
      </w:r>
    </w:p>
    <w:tbl>
      <w:tblPr>
        <w:tblStyle w:val="TableGrid"/>
        <w:tblW w:w="0" w:type="auto"/>
        <w:jc w:val="center"/>
        <w:tblLayout w:type="fixed"/>
        <w:tblLook w:val="04A0" w:firstRow="1" w:lastRow="0" w:firstColumn="1" w:lastColumn="0" w:noHBand="0" w:noVBand="1"/>
      </w:tblPr>
      <w:tblGrid>
        <w:gridCol w:w="1296"/>
        <w:gridCol w:w="4031"/>
        <w:gridCol w:w="4176"/>
      </w:tblGrid>
      <w:tr w:rsidR="00706B03" w14:paraId="6ECA4E83" w14:textId="77777777">
        <w:trPr>
          <w:tblHeader/>
          <w:jc w:val="center"/>
        </w:trPr>
        <w:tc>
          <w:tcPr>
            <w:tcW w:w="1296" w:type="dxa"/>
            <w:shd w:val="clear" w:color="auto" w:fill="1F4E79"/>
            <w:tcMar>
              <w:top w:w="80" w:type="dxa"/>
              <w:left w:w="100" w:type="dxa"/>
              <w:bottom w:w="80" w:type="dxa"/>
              <w:right w:w="100" w:type="dxa"/>
            </w:tcMar>
            <w:vAlign w:val="center"/>
          </w:tcPr>
          <w:p w14:paraId="50EE0985" w14:textId="77777777" w:rsidR="00706B03" w:rsidRDefault="00000000">
            <w:pPr>
              <w:jc w:val="center"/>
            </w:pPr>
            <w:r>
              <w:rPr>
                <w:b/>
                <w:color w:val="FFFFFF"/>
                <w:sz w:val="18"/>
              </w:rPr>
              <w:t>Goal ID</w:t>
            </w:r>
          </w:p>
        </w:tc>
        <w:tc>
          <w:tcPr>
            <w:tcW w:w="4031" w:type="dxa"/>
            <w:shd w:val="clear" w:color="auto" w:fill="1F4E79"/>
            <w:tcMar>
              <w:top w:w="80" w:type="dxa"/>
              <w:left w:w="100" w:type="dxa"/>
              <w:bottom w:w="80" w:type="dxa"/>
              <w:right w:w="100" w:type="dxa"/>
            </w:tcMar>
            <w:vAlign w:val="center"/>
          </w:tcPr>
          <w:p w14:paraId="56F00DAE" w14:textId="77777777" w:rsidR="00706B03" w:rsidRDefault="00000000">
            <w:pPr>
              <w:jc w:val="center"/>
            </w:pPr>
            <w:r>
              <w:rPr>
                <w:b/>
                <w:color w:val="FFFFFF"/>
                <w:sz w:val="18"/>
              </w:rPr>
              <w:t>Requirement / Principle</w:t>
            </w:r>
          </w:p>
        </w:tc>
        <w:tc>
          <w:tcPr>
            <w:tcW w:w="4176" w:type="dxa"/>
            <w:shd w:val="clear" w:color="auto" w:fill="1F4E79"/>
            <w:tcMar>
              <w:top w:w="80" w:type="dxa"/>
              <w:left w:w="100" w:type="dxa"/>
              <w:bottom w:w="80" w:type="dxa"/>
              <w:right w:w="100" w:type="dxa"/>
            </w:tcMar>
            <w:vAlign w:val="center"/>
          </w:tcPr>
          <w:p w14:paraId="5249A84C" w14:textId="77777777" w:rsidR="00706B03" w:rsidRDefault="00000000">
            <w:pPr>
              <w:jc w:val="center"/>
            </w:pPr>
            <w:r>
              <w:rPr>
                <w:b/>
                <w:color w:val="FFFFFF"/>
                <w:sz w:val="18"/>
              </w:rPr>
              <w:t>Why it matters</w:t>
            </w:r>
          </w:p>
        </w:tc>
      </w:tr>
      <w:tr w:rsidR="00706B03" w14:paraId="35947C20" w14:textId="77777777">
        <w:trPr>
          <w:jc w:val="center"/>
        </w:trPr>
        <w:tc>
          <w:tcPr>
            <w:tcW w:w="1296" w:type="dxa"/>
            <w:tcMar>
              <w:top w:w="80" w:type="dxa"/>
              <w:left w:w="100" w:type="dxa"/>
              <w:bottom w:w="80" w:type="dxa"/>
              <w:right w:w="100" w:type="dxa"/>
            </w:tcMar>
            <w:vAlign w:val="center"/>
          </w:tcPr>
          <w:p w14:paraId="6232EECD" w14:textId="77777777" w:rsidR="00706B03" w:rsidRDefault="00000000">
            <w:pPr>
              <w:jc w:val="center"/>
            </w:pPr>
            <w:r>
              <w:rPr>
                <w:sz w:val="18"/>
              </w:rPr>
              <w:t>G-01</w:t>
            </w:r>
          </w:p>
        </w:tc>
        <w:tc>
          <w:tcPr>
            <w:tcW w:w="4031" w:type="dxa"/>
            <w:tcMar>
              <w:top w:w="80" w:type="dxa"/>
              <w:left w:w="100" w:type="dxa"/>
              <w:bottom w:w="80" w:type="dxa"/>
              <w:right w:w="100" w:type="dxa"/>
            </w:tcMar>
            <w:vAlign w:val="center"/>
          </w:tcPr>
          <w:p w14:paraId="57000803" w14:textId="31222807" w:rsidR="00706B03" w:rsidRDefault="00000000">
            <w:r>
              <w:rPr>
                <w:sz w:val="18"/>
              </w:rPr>
              <w:t>Single operational source of truth for inpatient stay data</w:t>
            </w:r>
            <w:ins w:id="14" w:author="Karan Mistry" w:date="2026-04-19T01:53:00Z" w16du:dateUtc="2026-04-19T05:53:00Z">
              <w:r w:rsidR="00290A5C">
                <w:rPr>
                  <w:sz w:val="18"/>
                </w:rPr>
                <w:t xml:space="preserve"> and after discharge follow up</w:t>
              </w:r>
            </w:ins>
            <w:ins w:id="15" w:author="Karan Mistry" w:date="2026-04-19T01:54:00Z" w16du:dateUtc="2026-04-19T05:54:00Z">
              <w:r w:rsidR="00290A5C">
                <w:rPr>
                  <w:sz w:val="18"/>
                </w:rPr>
                <w:t xml:space="preserve"> </w:t>
              </w:r>
            </w:ins>
            <w:ins w:id="16" w:author="Karan Mistry" w:date="2026-04-19T01:53:00Z" w16du:dateUtc="2026-04-19T05:53:00Z">
              <w:r w:rsidR="00290A5C">
                <w:rPr>
                  <w:sz w:val="18"/>
                </w:rPr>
                <w:t xml:space="preserve">guidance </w:t>
              </w:r>
            </w:ins>
          </w:p>
        </w:tc>
        <w:tc>
          <w:tcPr>
            <w:tcW w:w="4176" w:type="dxa"/>
            <w:tcMar>
              <w:top w:w="80" w:type="dxa"/>
              <w:left w:w="100" w:type="dxa"/>
              <w:bottom w:w="80" w:type="dxa"/>
              <w:right w:w="100" w:type="dxa"/>
            </w:tcMar>
            <w:vAlign w:val="center"/>
          </w:tcPr>
          <w:p w14:paraId="37403741" w14:textId="35C4C027" w:rsidR="00706B03" w:rsidRDefault="00000000">
            <w:r>
              <w:rPr>
                <w:sz w:val="18"/>
              </w:rPr>
              <w:t>Reduces fragmentation across nursing notes, medications, reports, consultant visits and discharge information.</w:t>
            </w:r>
            <w:ins w:id="17" w:author="Karan Mistry" w:date="2026-04-19T01:54:00Z" w16du:dateUtc="2026-04-19T05:54:00Z">
              <w:r w:rsidR="00290A5C">
                <w:rPr>
                  <w:sz w:val="18"/>
                </w:rPr>
                <w:t xml:space="preserve"> along with after dis</w:t>
              </w:r>
            </w:ins>
            <w:ins w:id="18" w:author="Karan Mistry" w:date="2026-04-19T01:55:00Z" w16du:dateUtc="2026-04-19T05:55:00Z">
              <w:r w:rsidR="00290A5C">
                <w:rPr>
                  <w:sz w:val="18"/>
                </w:rPr>
                <w:t>charge guidance , follow up schedule for checkups, reports and medication guidanc</w:t>
              </w:r>
            </w:ins>
            <w:ins w:id="19" w:author="Karan Mistry" w:date="2026-04-19T01:56:00Z" w16du:dateUtc="2026-04-19T05:56:00Z">
              <w:r w:rsidR="00290A5C">
                <w:rPr>
                  <w:sz w:val="18"/>
                </w:rPr>
                <w:t xml:space="preserve">e </w:t>
              </w:r>
            </w:ins>
            <w:ins w:id="20" w:author="Karan Mistry" w:date="2026-04-19T01:55:00Z" w16du:dateUtc="2026-04-19T05:55:00Z">
              <w:r w:rsidR="00290A5C">
                <w:rPr>
                  <w:sz w:val="18"/>
                </w:rPr>
                <w:t xml:space="preserve"> </w:t>
              </w:r>
            </w:ins>
            <w:ins w:id="21" w:author="Karan Mistry" w:date="2026-04-19T01:54:00Z" w16du:dateUtc="2026-04-19T05:54:00Z">
              <w:r w:rsidR="00290A5C">
                <w:rPr>
                  <w:sz w:val="18"/>
                </w:rPr>
                <w:t xml:space="preserve"> </w:t>
              </w:r>
            </w:ins>
          </w:p>
        </w:tc>
      </w:tr>
      <w:tr w:rsidR="00706B03" w14:paraId="56D1D770" w14:textId="77777777">
        <w:trPr>
          <w:jc w:val="center"/>
        </w:trPr>
        <w:tc>
          <w:tcPr>
            <w:tcW w:w="1296" w:type="dxa"/>
            <w:shd w:val="clear" w:color="auto" w:fill="EDF3F9"/>
            <w:tcMar>
              <w:top w:w="80" w:type="dxa"/>
              <w:left w:w="100" w:type="dxa"/>
              <w:bottom w:w="80" w:type="dxa"/>
              <w:right w:w="100" w:type="dxa"/>
            </w:tcMar>
            <w:vAlign w:val="center"/>
          </w:tcPr>
          <w:p w14:paraId="1C6AA45B" w14:textId="77777777" w:rsidR="00706B03" w:rsidRDefault="00000000">
            <w:pPr>
              <w:jc w:val="center"/>
            </w:pPr>
            <w:r>
              <w:rPr>
                <w:sz w:val="18"/>
              </w:rPr>
              <w:lastRenderedPageBreak/>
              <w:t>G-02</w:t>
            </w:r>
          </w:p>
        </w:tc>
        <w:tc>
          <w:tcPr>
            <w:tcW w:w="4031" w:type="dxa"/>
            <w:shd w:val="clear" w:color="auto" w:fill="EDF3F9"/>
            <w:tcMar>
              <w:top w:w="80" w:type="dxa"/>
              <w:left w:w="100" w:type="dxa"/>
              <w:bottom w:w="80" w:type="dxa"/>
              <w:right w:w="100" w:type="dxa"/>
            </w:tcMar>
            <w:vAlign w:val="center"/>
          </w:tcPr>
          <w:p w14:paraId="422FEA89" w14:textId="17BD6DF8" w:rsidR="00706B03" w:rsidRDefault="00000000">
            <w:r>
              <w:rPr>
                <w:sz w:val="18"/>
              </w:rPr>
              <w:t>Clear separation of internal-only information and patient-visible information</w:t>
            </w:r>
            <w:ins w:id="22" w:author="Karan Mistry" w:date="2026-04-19T01:56:00Z" w16du:dateUtc="2026-04-19T05:56:00Z">
              <w:r w:rsidR="004F2387">
                <w:rPr>
                  <w:sz w:val="18"/>
                </w:rPr>
                <w:t>.</w:t>
              </w:r>
            </w:ins>
            <w:ins w:id="23" w:author="Karan Mistry" w:date="2026-04-19T01:57:00Z" w16du:dateUtc="2026-04-19T05:57:00Z">
              <w:r w:rsidR="004F2387">
                <w:rPr>
                  <w:sz w:val="18"/>
                </w:rPr>
                <w:t xml:space="preserve"> ( information available for patient family) </w:t>
              </w:r>
            </w:ins>
          </w:p>
        </w:tc>
        <w:tc>
          <w:tcPr>
            <w:tcW w:w="4176" w:type="dxa"/>
            <w:shd w:val="clear" w:color="auto" w:fill="EDF3F9"/>
            <w:tcMar>
              <w:top w:w="80" w:type="dxa"/>
              <w:left w:w="100" w:type="dxa"/>
              <w:bottom w:w="80" w:type="dxa"/>
              <w:right w:w="100" w:type="dxa"/>
            </w:tcMar>
            <w:vAlign w:val="center"/>
          </w:tcPr>
          <w:p w14:paraId="43455B71" w14:textId="77777777" w:rsidR="00706B03" w:rsidRDefault="00000000">
            <w:r>
              <w:rPr>
                <w:sz w:val="18"/>
              </w:rPr>
              <w:t>Prevents accidental disclosure of sensitive notes while still supporting patient access to appropriate records.</w:t>
            </w:r>
          </w:p>
        </w:tc>
      </w:tr>
      <w:tr w:rsidR="00706B03" w14:paraId="163D3FA1" w14:textId="77777777">
        <w:trPr>
          <w:jc w:val="center"/>
        </w:trPr>
        <w:tc>
          <w:tcPr>
            <w:tcW w:w="1296" w:type="dxa"/>
            <w:tcMar>
              <w:top w:w="80" w:type="dxa"/>
              <w:left w:w="100" w:type="dxa"/>
              <w:bottom w:w="80" w:type="dxa"/>
              <w:right w:w="100" w:type="dxa"/>
            </w:tcMar>
            <w:vAlign w:val="center"/>
          </w:tcPr>
          <w:p w14:paraId="4B42D847" w14:textId="77777777" w:rsidR="00706B03" w:rsidRDefault="00000000">
            <w:pPr>
              <w:jc w:val="center"/>
            </w:pPr>
            <w:r>
              <w:rPr>
                <w:sz w:val="18"/>
              </w:rPr>
              <w:t>G-03</w:t>
            </w:r>
          </w:p>
        </w:tc>
        <w:tc>
          <w:tcPr>
            <w:tcW w:w="4031" w:type="dxa"/>
            <w:tcMar>
              <w:top w:w="80" w:type="dxa"/>
              <w:left w:w="100" w:type="dxa"/>
              <w:bottom w:w="80" w:type="dxa"/>
              <w:right w:w="100" w:type="dxa"/>
            </w:tcMar>
            <w:vAlign w:val="center"/>
          </w:tcPr>
          <w:p w14:paraId="5E6FE78B" w14:textId="048425BC" w:rsidR="00706B03" w:rsidRDefault="00000000">
            <w:r>
              <w:rPr>
                <w:sz w:val="18"/>
              </w:rPr>
              <w:t>Fast, low-friction data entry for hospital staff</w:t>
            </w:r>
            <w:ins w:id="24" w:author="Karan Mistry" w:date="2026-04-19T01:58:00Z" w16du:dateUtc="2026-04-19T05:58:00Z">
              <w:r w:rsidR="004F2387">
                <w:rPr>
                  <w:sz w:val="18"/>
                </w:rPr>
                <w:t xml:space="preserve"> easy workflow</w:t>
              </w:r>
            </w:ins>
          </w:p>
        </w:tc>
        <w:tc>
          <w:tcPr>
            <w:tcW w:w="4176" w:type="dxa"/>
            <w:tcMar>
              <w:top w:w="80" w:type="dxa"/>
              <w:left w:w="100" w:type="dxa"/>
              <w:bottom w:w="80" w:type="dxa"/>
              <w:right w:w="100" w:type="dxa"/>
            </w:tcMar>
            <w:vAlign w:val="center"/>
          </w:tcPr>
          <w:p w14:paraId="0612B1D7" w14:textId="77777777" w:rsidR="00706B03" w:rsidRDefault="00000000">
            <w:r>
              <w:rPr>
                <w:sz w:val="18"/>
              </w:rPr>
              <w:t>Adoption depends on short clicks, clear defaults, and minimal duplicate entry.</w:t>
            </w:r>
          </w:p>
        </w:tc>
      </w:tr>
      <w:tr w:rsidR="00706B03" w14:paraId="2E428808" w14:textId="77777777">
        <w:trPr>
          <w:jc w:val="center"/>
        </w:trPr>
        <w:tc>
          <w:tcPr>
            <w:tcW w:w="1296" w:type="dxa"/>
            <w:shd w:val="clear" w:color="auto" w:fill="EDF3F9"/>
            <w:tcMar>
              <w:top w:w="80" w:type="dxa"/>
              <w:left w:w="100" w:type="dxa"/>
              <w:bottom w:w="80" w:type="dxa"/>
              <w:right w:w="100" w:type="dxa"/>
            </w:tcMar>
            <w:vAlign w:val="center"/>
          </w:tcPr>
          <w:p w14:paraId="46BEB1A5" w14:textId="77777777" w:rsidR="00706B03" w:rsidRDefault="00000000">
            <w:pPr>
              <w:jc w:val="center"/>
            </w:pPr>
            <w:r>
              <w:rPr>
                <w:sz w:val="18"/>
              </w:rPr>
              <w:t>G-04</w:t>
            </w:r>
          </w:p>
        </w:tc>
        <w:tc>
          <w:tcPr>
            <w:tcW w:w="4031" w:type="dxa"/>
            <w:shd w:val="clear" w:color="auto" w:fill="EDF3F9"/>
            <w:tcMar>
              <w:top w:w="80" w:type="dxa"/>
              <w:left w:w="100" w:type="dxa"/>
              <w:bottom w:w="80" w:type="dxa"/>
              <w:right w:w="100" w:type="dxa"/>
            </w:tcMar>
            <w:vAlign w:val="center"/>
          </w:tcPr>
          <w:p w14:paraId="1CB1DC96" w14:textId="77777777" w:rsidR="00706B03" w:rsidRDefault="00000000">
            <w:r>
              <w:rPr>
                <w:sz w:val="18"/>
              </w:rPr>
              <w:t>Safe medication, diagnostics and appointment workflows</w:t>
            </w:r>
          </w:p>
        </w:tc>
        <w:tc>
          <w:tcPr>
            <w:tcW w:w="4176" w:type="dxa"/>
            <w:shd w:val="clear" w:color="auto" w:fill="EDF3F9"/>
            <w:tcMar>
              <w:top w:w="80" w:type="dxa"/>
              <w:left w:w="100" w:type="dxa"/>
              <w:bottom w:w="80" w:type="dxa"/>
              <w:right w:w="100" w:type="dxa"/>
            </w:tcMar>
            <w:vAlign w:val="center"/>
          </w:tcPr>
          <w:p w14:paraId="6E683191" w14:textId="77777777" w:rsidR="00706B03" w:rsidRDefault="00000000">
            <w:r>
              <w:rPr>
                <w:sz w:val="18"/>
              </w:rPr>
              <w:t>Time-sensitive clinical operations need validation, alerts and traceability.</w:t>
            </w:r>
          </w:p>
        </w:tc>
      </w:tr>
      <w:tr w:rsidR="00706B03" w14:paraId="3E7EC355" w14:textId="77777777">
        <w:trPr>
          <w:jc w:val="center"/>
        </w:trPr>
        <w:tc>
          <w:tcPr>
            <w:tcW w:w="1296" w:type="dxa"/>
            <w:tcMar>
              <w:top w:w="80" w:type="dxa"/>
              <w:left w:w="100" w:type="dxa"/>
              <w:bottom w:w="80" w:type="dxa"/>
              <w:right w:w="100" w:type="dxa"/>
            </w:tcMar>
            <w:vAlign w:val="center"/>
          </w:tcPr>
          <w:p w14:paraId="4969543A" w14:textId="77777777" w:rsidR="00706B03" w:rsidRDefault="00000000">
            <w:pPr>
              <w:jc w:val="center"/>
            </w:pPr>
            <w:r>
              <w:rPr>
                <w:sz w:val="18"/>
              </w:rPr>
              <w:t>G-05</w:t>
            </w:r>
          </w:p>
        </w:tc>
        <w:tc>
          <w:tcPr>
            <w:tcW w:w="4031" w:type="dxa"/>
            <w:tcMar>
              <w:top w:w="80" w:type="dxa"/>
              <w:left w:w="100" w:type="dxa"/>
              <w:bottom w:w="80" w:type="dxa"/>
              <w:right w:w="100" w:type="dxa"/>
            </w:tcMar>
            <w:vAlign w:val="center"/>
          </w:tcPr>
          <w:p w14:paraId="68D10D2F" w14:textId="77777777" w:rsidR="00706B03" w:rsidRDefault="00000000">
            <w:r>
              <w:rPr>
                <w:sz w:val="18"/>
              </w:rPr>
              <w:t>Auditability and accountability for every update</w:t>
            </w:r>
          </w:p>
        </w:tc>
        <w:tc>
          <w:tcPr>
            <w:tcW w:w="4176" w:type="dxa"/>
            <w:tcMar>
              <w:top w:w="80" w:type="dxa"/>
              <w:left w:w="100" w:type="dxa"/>
              <w:bottom w:w="80" w:type="dxa"/>
              <w:right w:w="100" w:type="dxa"/>
            </w:tcMar>
            <w:vAlign w:val="center"/>
          </w:tcPr>
          <w:p w14:paraId="36F3B54B" w14:textId="77777777" w:rsidR="00706B03" w:rsidRDefault="00000000">
            <w:r>
              <w:rPr>
                <w:sz w:val="18"/>
              </w:rPr>
              <w:t>Health software must support privacy, safety, incident review and operational governance.</w:t>
            </w:r>
          </w:p>
        </w:tc>
      </w:tr>
      <w:tr w:rsidR="00706B03" w14:paraId="208A8973" w14:textId="77777777">
        <w:trPr>
          <w:jc w:val="center"/>
        </w:trPr>
        <w:tc>
          <w:tcPr>
            <w:tcW w:w="1296" w:type="dxa"/>
            <w:shd w:val="clear" w:color="auto" w:fill="EDF3F9"/>
            <w:tcMar>
              <w:top w:w="80" w:type="dxa"/>
              <w:left w:w="100" w:type="dxa"/>
              <w:bottom w:w="80" w:type="dxa"/>
              <w:right w:w="100" w:type="dxa"/>
            </w:tcMar>
            <w:vAlign w:val="center"/>
          </w:tcPr>
          <w:p w14:paraId="2018597D" w14:textId="77777777" w:rsidR="00706B03" w:rsidRDefault="00000000">
            <w:pPr>
              <w:jc w:val="center"/>
            </w:pPr>
            <w:r>
              <w:rPr>
                <w:sz w:val="18"/>
              </w:rPr>
              <w:t>G-06</w:t>
            </w:r>
          </w:p>
        </w:tc>
        <w:tc>
          <w:tcPr>
            <w:tcW w:w="4031" w:type="dxa"/>
            <w:shd w:val="clear" w:color="auto" w:fill="EDF3F9"/>
            <w:tcMar>
              <w:top w:w="80" w:type="dxa"/>
              <w:left w:w="100" w:type="dxa"/>
              <w:bottom w:w="80" w:type="dxa"/>
              <w:right w:w="100" w:type="dxa"/>
            </w:tcMar>
            <w:vAlign w:val="center"/>
          </w:tcPr>
          <w:p w14:paraId="612DE06F" w14:textId="77777777" w:rsidR="00706B03" w:rsidRDefault="00000000">
            <w:r>
              <w:rPr>
                <w:sz w:val="18"/>
              </w:rPr>
              <w:t>Publish-ready patient data model</w:t>
            </w:r>
          </w:p>
        </w:tc>
        <w:tc>
          <w:tcPr>
            <w:tcW w:w="4176" w:type="dxa"/>
            <w:shd w:val="clear" w:color="auto" w:fill="EDF3F9"/>
            <w:tcMar>
              <w:top w:w="80" w:type="dxa"/>
              <w:left w:w="100" w:type="dxa"/>
              <w:bottom w:w="80" w:type="dxa"/>
              <w:right w:w="100" w:type="dxa"/>
            </w:tcMar>
            <w:vAlign w:val="center"/>
          </w:tcPr>
          <w:p w14:paraId="3807DBDD" w14:textId="77777777" w:rsidR="00706B03" w:rsidRDefault="00000000">
            <w:r>
              <w:rPr>
                <w:sz w:val="18"/>
              </w:rPr>
              <w:t>Hospital-entered data should flow cleanly into the patient app without manual rework.</w:t>
            </w:r>
          </w:p>
        </w:tc>
      </w:tr>
    </w:tbl>
    <w:p w14:paraId="7DC7C449" w14:textId="77777777" w:rsidR="00706B03" w:rsidRDefault="00706B03"/>
    <w:p w14:paraId="73C2179B" w14:textId="77777777" w:rsidR="00706B03" w:rsidRDefault="00000000">
      <w:pPr>
        <w:spacing w:before="200" w:after="120"/>
      </w:pPr>
      <w:r>
        <w:rPr>
          <w:b/>
          <w:color w:val="1F4E79"/>
          <w:sz w:val="32"/>
        </w:rPr>
        <w:t>2. User Roles and Permission Boundaries</w:t>
      </w:r>
    </w:p>
    <w:tbl>
      <w:tblPr>
        <w:tblStyle w:val="TableGrid"/>
        <w:tblW w:w="0" w:type="auto"/>
        <w:jc w:val="center"/>
        <w:tblLayout w:type="fixed"/>
        <w:tblLook w:val="04A0" w:firstRow="1" w:lastRow="0" w:firstColumn="1" w:lastColumn="0" w:noHBand="0" w:noVBand="1"/>
      </w:tblPr>
      <w:tblGrid>
        <w:gridCol w:w="1728"/>
        <w:gridCol w:w="3600"/>
        <w:gridCol w:w="4031"/>
      </w:tblGrid>
      <w:tr w:rsidR="00706B03" w14:paraId="7090C8EB" w14:textId="77777777">
        <w:trPr>
          <w:tblHeader/>
          <w:jc w:val="center"/>
        </w:trPr>
        <w:tc>
          <w:tcPr>
            <w:tcW w:w="1728" w:type="dxa"/>
            <w:shd w:val="clear" w:color="auto" w:fill="1F4E79"/>
            <w:tcMar>
              <w:top w:w="80" w:type="dxa"/>
              <w:left w:w="100" w:type="dxa"/>
              <w:bottom w:w="80" w:type="dxa"/>
              <w:right w:w="100" w:type="dxa"/>
            </w:tcMar>
            <w:vAlign w:val="center"/>
          </w:tcPr>
          <w:p w14:paraId="78109582" w14:textId="77777777" w:rsidR="00706B03" w:rsidRDefault="00000000">
            <w:pPr>
              <w:jc w:val="center"/>
            </w:pPr>
            <w:r>
              <w:rPr>
                <w:b/>
                <w:color w:val="FFFFFF"/>
                <w:sz w:val="18"/>
              </w:rPr>
              <w:t>Role</w:t>
            </w:r>
          </w:p>
        </w:tc>
        <w:tc>
          <w:tcPr>
            <w:tcW w:w="3600" w:type="dxa"/>
            <w:shd w:val="clear" w:color="auto" w:fill="1F4E79"/>
            <w:tcMar>
              <w:top w:w="80" w:type="dxa"/>
              <w:left w:w="100" w:type="dxa"/>
              <w:bottom w:w="80" w:type="dxa"/>
              <w:right w:w="100" w:type="dxa"/>
            </w:tcMar>
            <w:vAlign w:val="center"/>
          </w:tcPr>
          <w:p w14:paraId="2F449457" w14:textId="77777777" w:rsidR="00706B03" w:rsidRDefault="00000000">
            <w:pPr>
              <w:jc w:val="center"/>
            </w:pPr>
            <w:r>
              <w:rPr>
                <w:b/>
                <w:color w:val="FFFFFF"/>
                <w:sz w:val="18"/>
              </w:rPr>
              <w:t>Core actions</w:t>
            </w:r>
          </w:p>
        </w:tc>
        <w:tc>
          <w:tcPr>
            <w:tcW w:w="4031" w:type="dxa"/>
            <w:shd w:val="clear" w:color="auto" w:fill="1F4E79"/>
            <w:tcMar>
              <w:top w:w="80" w:type="dxa"/>
              <w:left w:w="100" w:type="dxa"/>
              <w:bottom w:w="80" w:type="dxa"/>
              <w:right w:w="100" w:type="dxa"/>
            </w:tcMar>
            <w:vAlign w:val="center"/>
          </w:tcPr>
          <w:p w14:paraId="74FB87AC" w14:textId="77777777" w:rsidR="00706B03" w:rsidRDefault="00000000">
            <w:pPr>
              <w:jc w:val="center"/>
            </w:pPr>
            <w:r>
              <w:rPr>
                <w:b/>
                <w:color w:val="FFFFFF"/>
                <w:sz w:val="18"/>
              </w:rPr>
              <w:t>Restricted actions / notes</w:t>
            </w:r>
          </w:p>
        </w:tc>
      </w:tr>
      <w:tr w:rsidR="00706B03" w14:paraId="464CCB61" w14:textId="77777777">
        <w:trPr>
          <w:jc w:val="center"/>
        </w:trPr>
        <w:tc>
          <w:tcPr>
            <w:tcW w:w="1728" w:type="dxa"/>
            <w:tcMar>
              <w:top w:w="80" w:type="dxa"/>
              <w:left w:w="100" w:type="dxa"/>
              <w:bottom w:w="80" w:type="dxa"/>
              <w:right w:w="100" w:type="dxa"/>
            </w:tcMar>
            <w:vAlign w:val="center"/>
          </w:tcPr>
          <w:p w14:paraId="7D78CDE3" w14:textId="77777777" w:rsidR="00706B03" w:rsidRDefault="00000000">
            <w:r>
              <w:rPr>
                <w:sz w:val="18"/>
              </w:rPr>
              <w:t>Super Admin</w:t>
            </w:r>
          </w:p>
        </w:tc>
        <w:tc>
          <w:tcPr>
            <w:tcW w:w="3600" w:type="dxa"/>
            <w:tcMar>
              <w:top w:w="80" w:type="dxa"/>
              <w:left w:w="100" w:type="dxa"/>
              <w:bottom w:w="80" w:type="dxa"/>
              <w:right w:w="100" w:type="dxa"/>
            </w:tcMar>
            <w:vAlign w:val="center"/>
          </w:tcPr>
          <w:p w14:paraId="1E7F7AAC" w14:textId="77777777" w:rsidR="00706B03" w:rsidRDefault="00000000">
            <w:r>
              <w:rPr>
                <w:sz w:val="18"/>
              </w:rPr>
              <w:t>Manage hospital tenant, configuration, roles, departments, master data, integrations, policy settings</w:t>
            </w:r>
          </w:p>
        </w:tc>
        <w:tc>
          <w:tcPr>
            <w:tcW w:w="4031" w:type="dxa"/>
            <w:tcMar>
              <w:top w:w="80" w:type="dxa"/>
              <w:left w:w="100" w:type="dxa"/>
              <w:bottom w:w="80" w:type="dxa"/>
              <w:right w:w="100" w:type="dxa"/>
            </w:tcMar>
            <w:vAlign w:val="center"/>
          </w:tcPr>
          <w:p w14:paraId="1B91E00B" w14:textId="77777777" w:rsidR="00706B03" w:rsidRDefault="00000000">
            <w:r>
              <w:rPr>
                <w:sz w:val="18"/>
              </w:rPr>
              <w:t>Should not routinely edit clinical records unless explicitly granted emergency permissions.</w:t>
            </w:r>
          </w:p>
        </w:tc>
      </w:tr>
      <w:tr w:rsidR="00706B03" w14:paraId="57607AAC" w14:textId="77777777">
        <w:trPr>
          <w:jc w:val="center"/>
        </w:trPr>
        <w:tc>
          <w:tcPr>
            <w:tcW w:w="1728" w:type="dxa"/>
            <w:shd w:val="clear" w:color="auto" w:fill="EDF3F9"/>
            <w:tcMar>
              <w:top w:w="80" w:type="dxa"/>
              <w:left w:w="100" w:type="dxa"/>
              <w:bottom w:w="80" w:type="dxa"/>
              <w:right w:w="100" w:type="dxa"/>
            </w:tcMar>
            <w:vAlign w:val="center"/>
          </w:tcPr>
          <w:p w14:paraId="0B2329B9" w14:textId="77777777" w:rsidR="00706B03" w:rsidRDefault="00000000">
            <w:r>
              <w:rPr>
                <w:sz w:val="18"/>
              </w:rPr>
              <w:t>Inpatient Coordinator / Ward Staff</w:t>
            </w:r>
          </w:p>
        </w:tc>
        <w:tc>
          <w:tcPr>
            <w:tcW w:w="3600" w:type="dxa"/>
            <w:shd w:val="clear" w:color="auto" w:fill="EDF3F9"/>
            <w:tcMar>
              <w:top w:w="80" w:type="dxa"/>
              <w:left w:w="100" w:type="dxa"/>
              <w:bottom w:w="80" w:type="dxa"/>
              <w:right w:w="100" w:type="dxa"/>
            </w:tcMar>
            <w:vAlign w:val="center"/>
          </w:tcPr>
          <w:p w14:paraId="5F045DBF" w14:textId="77777777" w:rsidR="00706B03" w:rsidRDefault="00000000">
            <w:r>
              <w:rPr>
                <w:sz w:val="18"/>
              </w:rPr>
              <w:t>Register admissions, maintain patient profile, update care activity, coordinate reports and appointments</w:t>
            </w:r>
          </w:p>
        </w:tc>
        <w:tc>
          <w:tcPr>
            <w:tcW w:w="4031" w:type="dxa"/>
            <w:shd w:val="clear" w:color="auto" w:fill="EDF3F9"/>
            <w:tcMar>
              <w:top w:w="80" w:type="dxa"/>
              <w:left w:w="100" w:type="dxa"/>
              <w:bottom w:w="80" w:type="dxa"/>
              <w:right w:w="100" w:type="dxa"/>
            </w:tcMar>
            <w:vAlign w:val="center"/>
          </w:tcPr>
          <w:p w14:paraId="458D436D" w14:textId="28C06A1A" w:rsidR="00706B03" w:rsidRDefault="00000000">
            <w:r>
              <w:rPr>
                <w:sz w:val="18"/>
              </w:rPr>
              <w:t>Cannot change privileged clinical sign-off fields unless delegated</w:t>
            </w:r>
            <w:ins w:id="25" w:author="Karan Mistry" w:date="2026-04-19T01:59:00Z" w16du:dateUtc="2026-04-19T05:59:00Z">
              <w:r w:rsidR="004F2387">
                <w:rPr>
                  <w:sz w:val="18"/>
                </w:rPr>
                <w:t xml:space="preserve"> or the doctors note on remarks </w:t>
              </w:r>
            </w:ins>
            <w:ins w:id="26" w:author="Karan Mistry" w:date="2026-04-19T02:00:00Z" w16du:dateUtc="2026-04-19T06:00:00Z">
              <w:r w:rsidR="004F2387">
                <w:rPr>
                  <w:sz w:val="18"/>
                </w:rPr>
                <w:t>from doctor site</w:t>
              </w:r>
            </w:ins>
            <w:del w:id="27" w:author="Karan Mistry" w:date="2026-04-19T01:59:00Z" w16du:dateUtc="2026-04-19T05:59:00Z">
              <w:r w:rsidDel="004F2387">
                <w:rPr>
                  <w:sz w:val="18"/>
                </w:rPr>
                <w:delText>.</w:delText>
              </w:r>
            </w:del>
          </w:p>
        </w:tc>
      </w:tr>
      <w:tr w:rsidR="00706B03" w14:paraId="41950B34" w14:textId="77777777">
        <w:trPr>
          <w:jc w:val="center"/>
        </w:trPr>
        <w:tc>
          <w:tcPr>
            <w:tcW w:w="1728" w:type="dxa"/>
            <w:tcMar>
              <w:top w:w="80" w:type="dxa"/>
              <w:left w:w="100" w:type="dxa"/>
              <w:bottom w:w="80" w:type="dxa"/>
              <w:right w:w="100" w:type="dxa"/>
            </w:tcMar>
            <w:vAlign w:val="center"/>
          </w:tcPr>
          <w:p w14:paraId="2B4EFCAA" w14:textId="77777777" w:rsidR="00706B03" w:rsidRDefault="00000000">
            <w:r>
              <w:rPr>
                <w:sz w:val="18"/>
              </w:rPr>
              <w:t>Nurse</w:t>
            </w:r>
          </w:p>
        </w:tc>
        <w:tc>
          <w:tcPr>
            <w:tcW w:w="3600" w:type="dxa"/>
            <w:tcMar>
              <w:top w:w="80" w:type="dxa"/>
              <w:left w:w="100" w:type="dxa"/>
              <w:bottom w:w="80" w:type="dxa"/>
              <w:right w:w="100" w:type="dxa"/>
            </w:tcMar>
            <w:vAlign w:val="center"/>
          </w:tcPr>
          <w:p w14:paraId="103FD9FB" w14:textId="77777777" w:rsidR="00706B03" w:rsidRDefault="00000000">
            <w:r>
              <w:rPr>
                <w:sz w:val="18"/>
              </w:rPr>
              <w:t>Update activities, medication administration, vitals/care notes, nursing instructions acknowledgement</w:t>
            </w:r>
          </w:p>
        </w:tc>
        <w:tc>
          <w:tcPr>
            <w:tcW w:w="4031" w:type="dxa"/>
            <w:tcMar>
              <w:top w:w="80" w:type="dxa"/>
              <w:left w:w="100" w:type="dxa"/>
              <w:bottom w:w="80" w:type="dxa"/>
              <w:right w:w="100" w:type="dxa"/>
            </w:tcMar>
            <w:vAlign w:val="center"/>
          </w:tcPr>
          <w:p w14:paraId="7C9A2BF3" w14:textId="77777777" w:rsidR="00706B03" w:rsidRDefault="00000000">
            <w:r>
              <w:rPr>
                <w:sz w:val="18"/>
              </w:rPr>
              <w:t>Cannot finalize diagnosis or discharge sign-off.</w:t>
            </w:r>
          </w:p>
        </w:tc>
      </w:tr>
      <w:tr w:rsidR="00706B03" w14:paraId="35BD8302" w14:textId="77777777">
        <w:trPr>
          <w:jc w:val="center"/>
        </w:trPr>
        <w:tc>
          <w:tcPr>
            <w:tcW w:w="1728" w:type="dxa"/>
            <w:shd w:val="clear" w:color="auto" w:fill="EDF3F9"/>
            <w:tcMar>
              <w:top w:w="80" w:type="dxa"/>
              <w:left w:w="100" w:type="dxa"/>
              <w:bottom w:w="80" w:type="dxa"/>
              <w:right w:w="100" w:type="dxa"/>
            </w:tcMar>
            <w:vAlign w:val="center"/>
          </w:tcPr>
          <w:p w14:paraId="0DDBA289" w14:textId="77777777" w:rsidR="00706B03" w:rsidRDefault="00000000">
            <w:r>
              <w:rPr>
                <w:sz w:val="18"/>
              </w:rPr>
              <w:t>Doctor / Consultant</w:t>
            </w:r>
          </w:p>
        </w:tc>
        <w:tc>
          <w:tcPr>
            <w:tcW w:w="3600" w:type="dxa"/>
            <w:shd w:val="clear" w:color="auto" w:fill="EDF3F9"/>
            <w:tcMar>
              <w:top w:w="80" w:type="dxa"/>
              <w:left w:w="100" w:type="dxa"/>
              <w:bottom w:w="80" w:type="dxa"/>
              <w:right w:w="100" w:type="dxa"/>
            </w:tcMar>
            <w:vAlign w:val="center"/>
          </w:tcPr>
          <w:p w14:paraId="3DF710AD" w14:textId="77777777" w:rsidR="00706B03" w:rsidRDefault="00000000">
            <w:r>
              <w:rPr>
                <w:sz w:val="18"/>
              </w:rPr>
              <w:t>Enter diagnosis, treatment summary, prescriptions, visit notes, discharge summary approvals</w:t>
            </w:r>
          </w:p>
        </w:tc>
        <w:tc>
          <w:tcPr>
            <w:tcW w:w="4031" w:type="dxa"/>
            <w:shd w:val="clear" w:color="auto" w:fill="EDF3F9"/>
            <w:tcMar>
              <w:top w:w="80" w:type="dxa"/>
              <w:left w:w="100" w:type="dxa"/>
              <w:bottom w:w="80" w:type="dxa"/>
              <w:right w:w="100" w:type="dxa"/>
            </w:tcMar>
            <w:vAlign w:val="center"/>
          </w:tcPr>
          <w:p w14:paraId="4A478B72" w14:textId="77777777" w:rsidR="00706B03" w:rsidRDefault="00000000">
            <w:r>
              <w:rPr>
                <w:sz w:val="18"/>
              </w:rPr>
              <w:t>Should not access admin configuration unless separately authorized.</w:t>
            </w:r>
          </w:p>
        </w:tc>
      </w:tr>
      <w:tr w:rsidR="00706B03" w14:paraId="640081F9" w14:textId="77777777">
        <w:trPr>
          <w:jc w:val="center"/>
        </w:trPr>
        <w:tc>
          <w:tcPr>
            <w:tcW w:w="1728" w:type="dxa"/>
            <w:tcMar>
              <w:top w:w="80" w:type="dxa"/>
              <w:left w:w="100" w:type="dxa"/>
              <w:bottom w:w="80" w:type="dxa"/>
              <w:right w:w="100" w:type="dxa"/>
            </w:tcMar>
            <w:vAlign w:val="center"/>
          </w:tcPr>
          <w:p w14:paraId="4257C176" w14:textId="2CAC6593" w:rsidR="00706B03" w:rsidRPr="00534802" w:rsidRDefault="00000000">
            <w:r w:rsidRPr="00534802">
              <w:rPr>
                <w:sz w:val="18"/>
              </w:rPr>
              <w:t>Diagnostics / Lab User</w:t>
            </w:r>
            <w:ins w:id="28" w:author="Karan Mistry" w:date="2026-04-19T02:01:00Z" w16du:dateUtc="2026-04-19T06:01:00Z">
              <w:r w:rsidR="00534802" w:rsidRPr="00534802">
                <w:rPr>
                  <w:sz w:val="18"/>
                </w:rPr>
                <w:t>/ report pr</w:t>
              </w:r>
              <w:r w:rsidR="00534802" w:rsidRPr="00534802">
                <w:rPr>
                  <w:sz w:val="18"/>
                  <w:rPrChange w:id="29" w:author="Karan Mistry" w:date="2026-04-19T02:01:00Z" w16du:dateUtc="2026-04-19T06:01:00Z">
                    <w:rPr>
                      <w:sz w:val="18"/>
                      <w:lang w:val="fr-FR"/>
                    </w:rPr>
                  </w:rPrChange>
                </w:rPr>
                <w:t>ovid</w:t>
              </w:r>
              <w:r w:rsidR="00534802">
                <w:rPr>
                  <w:sz w:val="18"/>
                </w:rPr>
                <w:t>er</w:t>
              </w:r>
            </w:ins>
          </w:p>
        </w:tc>
        <w:tc>
          <w:tcPr>
            <w:tcW w:w="3600" w:type="dxa"/>
            <w:tcMar>
              <w:top w:w="80" w:type="dxa"/>
              <w:left w:w="100" w:type="dxa"/>
              <w:bottom w:w="80" w:type="dxa"/>
              <w:right w:w="100" w:type="dxa"/>
            </w:tcMar>
            <w:vAlign w:val="center"/>
          </w:tcPr>
          <w:p w14:paraId="3BA5AEA0" w14:textId="77777777" w:rsidR="00706B03" w:rsidRDefault="00000000">
            <w:r>
              <w:rPr>
                <w:sz w:val="18"/>
              </w:rPr>
              <w:t>Create test orders, upload reports, change report statuses</w:t>
            </w:r>
          </w:p>
        </w:tc>
        <w:tc>
          <w:tcPr>
            <w:tcW w:w="4031" w:type="dxa"/>
            <w:tcMar>
              <w:top w:w="80" w:type="dxa"/>
              <w:left w:w="100" w:type="dxa"/>
              <w:bottom w:w="80" w:type="dxa"/>
              <w:right w:w="100" w:type="dxa"/>
            </w:tcMar>
            <w:vAlign w:val="center"/>
          </w:tcPr>
          <w:p w14:paraId="5E28F309" w14:textId="1841B5BB" w:rsidR="00706B03" w:rsidRDefault="00000000">
            <w:r>
              <w:rPr>
                <w:sz w:val="18"/>
              </w:rPr>
              <w:t>Cannot change unrelated medication or discharge content</w:t>
            </w:r>
            <w:ins w:id="30" w:author="Karan Mistry" w:date="2026-04-19T02:00:00Z" w16du:dateUtc="2026-04-19T06:00:00Z">
              <w:r w:rsidR="00DF152B">
                <w:rPr>
                  <w:sz w:val="18"/>
                </w:rPr>
                <w:t xml:space="preserve"> also</w:t>
              </w:r>
            </w:ins>
            <w:ins w:id="31" w:author="Karan Mistry" w:date="2026-04-19T02:01:00Z" w16du:dateUtc="2026-04-19T06:01:00Z">
              <w:r w:rsidR="00DF152B">
                <w:rPr>
                  <w:sz w:val="18"/>
                </w:rPr>
                <w:t xml:space="preserve"> not allowed to change the visibility option for patient’s family</w:t>
              </w:r>
            </w:ins>
            <w:del w:id="32" w:author="Karan Mistry" w:date="2026-04-19T02:00:00Z" w16du:dateUtc="2026-04-19T06:00:00Z">
              <w:r w:rsidDel="00DF152B">
                <w:rPr>
                  <w:sz w:val="18"/>
                </w:rPr>
                <w:delText>.</w:delText>
              </w:r>
            </w:del>
          </w:p>
        </w:tc>
      </w:tr>
      <w:tr w:rsidR="00706B03" w14:paraId="1F51B04F" w14:textId="77777777">
        <w:trPr>
          <w:jc w:val="center"/>
        </w:trPr>
        <w:tc>
          <w:tcPr>
            <w:tcW w:w="1728" w:type="dxa"/>
            <w:shd w:val="clear" w:color="auto" w:fill="EDF3F9"/>
            <w:tcMar>
              <w:top w:w="80" w:type="dxa"/>
              <w:left w:w="100" w:type="dxa"/>
              <w:bottom w:w="80" w:type="dxa"/>
              <w:right w:w="100" w:type="dxa"/>
            </w:tcMar>
            <w:vAlign w:val="center"/>
          </w:tcPr>
          <w:p w14:paraId="02872845" w14:textId="77777777" w:rsidR="00706B03" w:rsidRDefault="00000000">
            <w:r>
              <w:rPr>
                <w:sz w:val="18"/>
              </w:rPr>
              <w:t>Reception / Scheduling</w:t>
            </w:r>
          </w:p>
        </w:tc>
        <w:tc>
          <w:tcPr>
            <w:tcW w:w="3600" w:type="dxa"/>
            <w:shd w:val="clear" w:color="auto" w:fill="EDF3F9"/>
            <w:tcMar>
              <w:top w:w="80" w:type="dxa"/>
              <w:left w:w="100" w:type="dxa"/>
              <w:bottom w:w="80" w:type="dxa"/>
              <w:right w:w="100" w:type="dxa"/>
            </w:tcMar>
            <w:vAlign w:val="center"/>
          </w:tcPr>
          <w:p w14:paraId="16208761" w14:textId="6E54045E" w:rsidR="00706B03" w:rsidRDefault="00000000">
            <w:r>
              <w:rPr>
                <w:sz w:val="18"/>
              </w:rPr>
              <w:t>Manage doctor</w:t>
            </w:r>
            <w:ins w:id="33" w:author="Karan Mistry" w:date="2026-04-19T02:02:00Z" w16du:dateUtc="2026-04-19T06:02:00Z">
              <w:r w:rsidR="009D1636">
                <w:rPr>
                  <w:sz w:val="18"/>
                </w:rPr>
                <w:t>’s</w:t>
              </w:r>
            </w:ins>
            <w:r>
              <w:rPr>
                <w:sz w:val="18"/>
              </w:rPr>
              <w:t xml:space="preserve"> availability, follow-up appointments, reschedule operations</w:t>
            </w:r>
            <w:ins w:id="34" w:author="Karan Mistry" w:date="2026-04-19T02:02:00Z" w16du:dateUtc="2026-04-19T06:02:00Z">
              <w:r w:rsidR="00940008">
                <w:rPr>
                  <w:sz w:val="18"/>
                </w:rPr>
                <w:t xml:space="preserve">, can access the patient contact information. </w:t>
              </w:r>
            </w:ins>
          </w:p>
        </w:tc>
        <w:tc>
          <w:tcPr>
            <w:tcW w:w="4031" w:type="dxa"/>
            <w:shd w:val="clear" w:color="auto" w:fill="EDF3F9"/>
            <w:tcMar>
              <w:top w:w="80" w:type="dxa"/>
              <w:left w:w="100" w:type="dxa"/>
              <w:bottom w:w="80" w:type="dxa"/>
              <w:right w:w="100" w:type="dxa"/>
            </w:tcMar>
            <w:vAlign w:val="center"/>
          </w:tcPr>
          <w:p w14:paraId="78F66370" w14:textId="77777777" w:rsidR="00706B03" w:rsidRDefault="00000000">
            <w:r>
              <w:rPr>
                <w:sz w:val="18"/>
              </w:rPr>
              <w:t>No access to internal clinical notes unless required.</w:t>
            </w:r>
          </w:p>
        </w:tc>
      </w:tr>
      <w:tr w:rsidR="00706B03" w14:paraId="0564074B" w14:textId="77777777">
        <w:trPr>
          <w:jc w:val="center"/>
        </w:trPr>
        <w:tc>
          <w:tcPr>
            <w:tcW w:w="1728" w:type="dxa"/>
            <w:tcMar>
              <w:top w:w="80" w:type="dxa"/>
              <w:left w:w="100" w:type="dxa"/>
              <w:bottom w:w="80" w:type="dxa"/>
              <w:right w:w="100" w:type="dxa"/>
            </w:tcMar>
            <w:vAlign w:val="center"/>
          </w:tcPr>
          <w:p w14:paraId="1BE57A7A" w14:textId="77777777" w:rsidR="00706B03" w:rsidRDefault="00000000">
            <w:r>
              <w:rPr>
                <w:sz w:val="18"/>
              </w:rPr>
              <w:t>Privacy / Compliance Reviewer</w:t>
            </w:r>
          </w:p>
        </w:tc>
        <w:tc>
          <w:tcPr>
            <w:tcW w:w="3600" w:type="dxa"/>
            <w:tcMar>
              <w:top w:w="80" w:type="dxa"/>
              <w:left w:w="100" w:type="dxa"/>
              <w:bottom w:w="80" w:type="dxa"/>
              <w:right w:w="100" w:type="dxa"/>
            </w:tcMar>
            <w:vAlign w:val="center"/>
          </w:tcPr>
          <w:p w14:paraId="4D986180" w14:textId="77777777" w:rsidR="00706B03" w:rsidRDefault="00000000">
            <w:r>
              <w:rPr>
                <w:sz w:val="18"/>
              </w:rPr>
              <w:t>Review access logs, breach investigations, export logs</w:t>
            </w:r>
          </w:p>
        </w:tc>
        <w:tc>
          <w:tcPr>
            <w:tcW w:w="4031" w:type="dxa"/>
            <w:tcMar>
              <w:top w:w="80" w:type="dxa"/>
              <w:left w:w="100" w:type="dxa"/>
              <w:bottom w:w="80" w:type="dxa"/>
              <w:right w:w="100" w:type="dxa"/>
            </w:tcMar>
            <w:vAlign w:val="center"/>
          </w:tcPr>
          <w:p w14:paraId="69E15AC4" w14:textId="77777777" w:rsidR="00706B03" w:rsidRDefault="00000000">
            <w:r>
              <w:rPr>
                <w:sz w:val="18"/>
              </w:rPr>
              <w:t>Read-only or case-based access preferred.</w:t>
            </w:r>
          </w:p>
        </w:tc>
      </w:tr>
    </w:tbl>
    <w:p w14:paraId="697885E9" w14:textId="77777777" w:rsidR="00706B03" w:rsidRDefault="00706B03"/>
    <w:p w14:paraId="4FB6284A" w14:textId="77777777" w:rsidR="00706B03" w:rsidRDefault="00000000">
      <w:pPr>
        <w:spacing w:before="200" w:after="120"/>
      </w:pPr>
      <w:r>
        <w:rPr>
          <w:b/>
          <w:color w:val="1F4E79"/>
          <w:sz w:val="32"/>
        </w:rPr>
        <w:t>3. Page Map for the Hospital Web Application</w:t>
      </w:r>
    </w:p>
    <w:tbl>
      <w:tblPr>
        <w:tblStyle w:val="TableGrid"/>
        <w:tblW w:w="0" w:type="auto"/>
        <w:jc w:val="center"/>
        <w:tblLayout w:type="fixed"/>
        <w:tblLook w:val="04A0" w:firstRow="1" w:lastRow="0" w:firstColumn="1" w:lastColumn="0" w:noHBand="0" w:noVBand="1"/>
        <w:tblPrChange w:id="35" w:author="Karan Mistry" w:date="2026-04-19T02:04:00Z" w16du:dateUtc="2026-04-19T06:04:00Z">
          <w:tblPr>
            <w:tblStyle w:val="TableGrid"/>
            <w:tblW w:w="0" w:type="auto"/>
            <w:jc w:val="center"/>
            <w:tblLayout w:type="fixed"/>
            <w:tblLook w:val="04A0" w:firstRow="1" w:lastRow="0" w:firstColumn="1" w:lastColumn="0" w:noHBand="0" w:noVBand="1"/>
          </w:tblPr>
        </w:tblPrChange>
      </w:tblPr>
      <w:tblGrid>
        <w:gridCol w:w="2592"/>
        <w:gridCol w:w="5076"/>
        <w:gridCol w:w="2412"/>
        <w:tblGridChange w:id="36">
          <w:tblGrid>
            <w:gridCol w:w="2592"/>
            <w:gridCol w:w="4896"/>
            <w:gridCol w:w="180"/>
            <w:gridCol w:w="2412"/>
          </w:tblGrid>
        </w:tblGridChange>
      </w:tblGrid>
      <w:tr w:rsidR="00706B03" w14:paraId="03D3E6A1" w14:textId="77777777" w:rsidTr="00E9504E">
        <w:trPr>
          <w:tblHeader/>
          <w:jc w:val="center"/>
          <w:trPrChange w:id="37" w:author="Karan Mistry" w:date="2026-04-19T02:04:00Z" w16du:dateUtc="2026-04-19T06:04:00Z">
            <w:trPr>
              <w:tblHeader/>
              <w:jc w:val="center"/>
            </w:trPr>
          </w:trPrChange>
        </w:trPr>
        <w:tc>
          <w:tcPr>
            <w:tcW w:w="2592" w:type="dxa"/>
            <w:shd w:val="clear" w:color="auto" w:fill="1F4E79"/>
            <w:tcMar>
              <w:top w:w="80" w:type="dxa"/>
              <w:left w:w="100" w:type="dxa"/>
              <w:bottom w:w="80" w:type="dxa"/>
              <w:right w:w="100" w:type="dxa"/>
            </w:tcMar>
            <w:vAlign w:val="center"/>
            <w:tcPrChange w:id="38" w:author="Karan Mistry" w:date="2026-04-19T02:04:00Z" w16du:dateUtc="2026-04-19T06:04:00Z">
              <w:tcPr>
                <w:tcW w:w="2592" w:type="dxa"/>
                <w:shd w:val="clear" w:color="auto" w:fill="1F4E79"/>
                <w:tcMar>
                  <w:top w:w="80" w:type="dxa"/>
                  <w:left w:w="100" w:type="dxa"/>
                  <w:bottom w:w="80" w:type="dxa"/>
                  <w:right w:w="100" w:type="dxa"/>
                </w:tcMar>
                <w:vAlign w:val="center"/>
              </w:tcPr>
            </w:tcPrChange>
          </w:tcPr>
          <w:p w14:paraId="1A348743" w14:textId="77777777" w:rsidR="00706B03" w:rsidRDefault="00000000">
            <w:pPr>
              <w:jc w:val="center"/>
            </w:pPr>
            <w:r>
              <w:rPr>
                <w:b/>
                <w:color w:val="FFFFFF"/>
                <w:sz w:val="18"/>
              </w:rPr>
              <w:t>Page / Module</w:t>
            </w:r>
          </w:p>
        </w:tc>
        <w:tc>
          <w:tcPr>
            <w:tcW w:w="5076" w:type="dxa"/>
            <w:shd w:val="clear" w:color="auto" w:fill="1F4E79"/>
            <w:tcMar>
              <w:top w:w="80" w:type="dxa"/>
              <w:left w:w="100" w:type="dxa"/>
              <w:bottom w:w="80" w:type="dxa"/>
              <w:right w:w="100" w:type="dxa"/>
            </w:tcMar>
            <w:vAlign w:val="center"/>
            <w:tcPrChange w:id="39" w:author="Karan Mistry" w:date="2026-04-19T02:04:00Z" w16du:dateUtc="2026-04-19T06:04:00Z">
              <w:tcPr>
                <w:tcW w:w="4896" w:type="dxa"/>
                <w:shd w:val="clear" w:color="auto" w:fill="1F4E79"/>
                <w:tcMar>
                  <w:top w:w="80" w:type="dxa"/>
                  <w:left w:w="100" w:type="dxa"/>
                  <w:bottom w:w="80" w:type="dxa"/>
                  <w:right w:w="100" w:type="dxa"/>
                </w:tcMar>
                <w:vAlign w:val="center"/>
              </w:tcPr>
            </w:tcPrChange>
          </w:tcPr>
          <w:p w14:paraId="6C35C9CA" w14:textId="77777777" w:rsidR="00706B03" w:rsidRDefault="00000000">
            <w:pPr>
              <w:jc w:val="center"/>
            </w:pPr>
            <w:r>
              <w:rPr>
                <w:b/>
                <w:color w:val="FFFFFF"/>
                <w:sz w:val="18"/>
              </w:rPr>
              <w:t>Purpose</w:t>
            </w:r>
          </w:p>
        </w:tc>
        <w:tc>
          <w:tcPr>
            <w:tcW w:w="2412" w:type="dxa"/>
            <w:shd w:val="clear" w:color="auto" w:fill="1F4E79"/>
            <w:tcMar>
              <w:top w:w="80" w:type="dxa"/>
              <w:left w:w="100" w:type="dxa"/>
              <w:bottom w:w="80" w:type="dxa"/>
              <w:right w:w="100" w:type="dxa"/>
            </w:tcMar>
            <w:vAlign w:val="center"/>
            <w:tcPrChange w:id="40" w:author="Karan Mistry" w:date="2026-04-19T02:04:00Z" w16du:dateUtc="2026-04-19T06:04:00Z">
              <w:tcPr>
                <w:tcW w:w="2592" w:type="dxa"/>
                <w:gridSpan w:val="2"/>
                <w:shd w:val="clear" w:color="auto" w:fill="1F4E79"/>
                <w:tcMar>
                  <w:top w:w="80" w:type="dxa"/>
                  <w:left w:w="100" w:type="dxa"/>
                  <w:bottom w:w="80" w:type="dxa"/>
                  <w:right w:w="100" w:type="dxa"/>
                </w:tcMar>
                <w:vAlign w:val="center"/>
              </w:tcPr>
            </w:tcPrChange>
          </w:tcPr>
          <w:p w14:paraId="668B29EA" w14:textId="77777777" w:rsidR="00706B03" w:rsidRDefault="00000000">
            <w:pPr>
              <w:jc w:val="center"/>
            </w:pPr>
            <w:r>
              <w:rPr>
                <w:b/>
                <w:color w:val="FFFFFF"/>
                <w:sz w:val="18"/>
              </w:rPr>
              <w:t>Primary users</w:t>
            </w:r>
          </w:p>
        </w:tc>
      </w:tr>
      <w:tr w:rsidR="00706B03" w14:paraId="1783EDFB" w14:textId="77777777" w:rsidTr="00E9504E">
        <w:trPr>
          <w:jc w:val="center"/>
          <w:trPrChange w:id="41" w:author="Karan Mistry" w:date="2026-04-19T02:04:00Z" w16du:dateUtc="2026-04-19T06:04:00Z">
            <w:trPr>
              <w:jc w:val="center"/>
            </w:trPr>
          </w:trPrChange>
        </w:trPr>
        <w:tc>
          <w:tcPr>
            <w:tcW w:w="2592" w:type="dxa"/>
            <w:tcMar>
              <w:top w:w="80" w:type="dxa"/>
              <w:left w:w="100" w:type="dxa"/>
              <w:bottom w:w="80" w:type="dxa"/>
              <w:right w:w="100" w:type="dxa"/>
            </w:tcMar>
            <w:vAlign w:val="center"/>
            <w:tcPrChange w:id="42" w:author="Karan Mistry" w:date="2026-04-19T02:04:00Z" w16du:dateUtc="2026-04-19T06:04:00Z">
              <w:tcPr>
                <w:tcW w:w="2592" w:type="dxa"/>
                <w:tcMar>
                  <w:top w:w="80" w:type="dxa"/>
                  <w:left w:w="100" w:type="dxa"/>
                  <w:bottom w:w="80" w:type="dxa"/>
                  <w:right w:w="100" w:type="dxa"/>
                </w:tcMar>
                <w:vAlign w:val="center"/>
              </w:tcPr>
            </w:tcPrChange>
          </w:tcPr>
          <w:p w14:paraId="73436230" w14:textId="77777777" w:rsidR="00706B03" w:rsidRDefault="00000000">
            <w:r>
              <w:rPr>
                <w:sz w:val="18"/>
              </w:rPr>
              <w:t>Login &amp; Session Control</w:t>
            </w:r>
          </w:p>
        </w:tc>
        <w:tc>
          <w:tcPr>
            <w:tcW w:w="5076" w:type="dxa"/>
            <w:tcMar>
              <w:top w:w="80" w:type="dxa"/>
              <w:left w:w="100" w:type="dxa"/>
              <w:bottom w:w="80" w:type="dxa"/>
              <w:right w:w="100" w:type="dxa"/>
            </w:tcMar>
            <w:vAlign w:val="center"/>
            <w:tcPrChange w:id="43" w:author="Karan Mistry" w:date="2026-04-19T02:04:00Z" w16du:dateUtc="2026-04-19T06:04:00Z">
              <w:tcPr>
                <w:tcW w:w="4896" w:type="dxa"/>
                <w:tcMar>
                  <w:top w:w="80" w:type="dxa"/>
                  <w:left w:w="100" w:type="dxa"/>
                  <w:bottom w:w="80" w:type="dxa"/>
                  <w:right w:w="100" w:type="dxa"/>
                </w:tcMar>
                <w:vAlign w:val="center"/>
              </w:tcPr>
            </w:tcPrChange>
          </w:tcPr>
          <w:p w14:paraId="7B1AB203" w14:textId="72703417" w:rsidR="00706B03" w:rsidRDefault="00000000">
            <w:r>
              <w:rPr>
                <w:sz w:val="18"/>
              </w:rPr>
              <w:t>Authenticate staff and enforce secure session rules</w:t>
            </w:r>
            <w:ins w:id="44" w:author="Karan Mistry" w:date="2026-04-19T02:04:00Z" w16du:dateUtc="2026-04-19T06:04:00Z">
              <w:r w:rsidR="00FA3B9E">
                <w:rPr>
                  <w:sz w:val="18"/>
                </w:rPr>
                <w:t xml:space="preserve">, monitoring the user activities. </w:t>
              </w:r>
            </w:ins>
          </w:p>
        </w:tc>
        <w:tc>
          <w:tcPr>
            <w:tcW w:w="2412" w:type="dxa"/>
            <w:tcMar>
              <w:top w:w="80" w:type="dxa"/>
              <w:left w:w="100" w:type="dxa"/>
              <w:bottom w:w="80" w:type="dxa"/>
              <w:right w:w="100" w:type="dxa"/>
            </w:tcMar>
            <w:vAlign w:val="center"/>
            <w:tcPrChange w:id="45" w:author="Karan Mistry" w:date="2026-04-19T02:04:00Z" w16du:dateUtc="2026-04-19T06:04:00Z">
              <w:tcPr>
                <w:tcW w:w="2592" w:type="dxa"/>
                <w:gridSpan w:val="2"/>
                <w:tcMar>
                  <w:top w:w="80" w:type="dxa"/>
                  <w:left w:w="100" w:type="dxa"/>
                  <w:bottom w:w="80" w:type="dxa"/>
                  <w:right w:w="100" w:type="dxa"/>
                </w:tcMar>
                <w:vAlign w:val="center"/>
              </w:tcPr>
            </w:tcPrChange>
          </w:tcPr>
          <w:p w14:paraId="4A2C108E" w14:textId="77777777" w:rsidR="00706B03" w:rsidRDefault="00000000">
            <w:r>
              <w:rPr>
                <w:sz w:val="18"/>
              </w:rPr>
              <w:t>All hospital users</w:t>
            </w:r>
          </w:p>
        </w:tc>
      </w:tr>
      <w:tr w:rsidR="00706B03" w14:paraId="546890B6" w14:textId="77777777" w:rsidTr="00E9504E">
        <w:trPr>
          <w:jc w:val="center"/>
          <w:trPrChange w:id="46" w:author="Karan Mistry" w:date="2026-04-19T02:04:00Z" w16du:dateUtc="2026-04-19T06:04:00Z">
            <w:trPr>
              <w:jc w:val="center"/>
            </w:trPr>
          </w:trPrChange>
        </w:trPr>
        <w:tc>
          <w:tcPr>
            <w:tcW w:w="2592" w:type="dxa"/>
            <w:shd w:val="clear" w:color="auto" w:fill="EDF3F9"/>
            <w:tcMar>
              <w:top w:w="80" w:type="dxa"/>
              <w:left w:w="100" w:type="dxa"/>
              <w:bottom w:w="80" w:type="dxa"/>
              <w:right w:w="100" w:type="dxa"/>
            </w:tcMar>
            <w:vAlign w:val="center"/>
            <w:tcPrChange w:id="47" w:author="Karan Mistry" w:date="2026-04-19T02:04:00Z" w16du:dateUtc="2026-04-19T06:04:00Z">
              <w:tcPr>
                <w:tcW w:w="2592" w:type="dxa"/>
                <w:shd w:val="clear" w:color="auto" w:fill="EDF3F9"/>
                <w:tcMar>
                  <w:top w:w="80" w:type="dxa"/>
                  <w:left w:w="100" w:type="dxa"/>
                  <w:bottom w:w="80" w:type="dxa"/>
                  <w:right w:w="100" w:type="dxa"/>
                </w:tcMar>
                <w:vAlign w:val="center"/>
              </w:tcPr>
            </w:tcPrChange>
          </w:tcPr>
          <w:p w14:paraId="3B4D7A38" w14:textId="77777777" w:rsidR="00706B03" w:rsidRDefault="00000000">
            <w:r>
              <w:rPr>
                <w:sz w:val="18"/>
              </w:rPr>
              <w:t>Dashboard</w:t>
            </w:r>
          </w:p>
        </w:tc>
        <w:tc>
          <w:tcPr>
            <w:tcW w:w="5076" w:type="dxa"/>
            <w:shd w:val="clear" w:color="auto" w:fill="EDF3F9"/>
            <w:tcMar>
              <w:top w:w="80" w:type="dxa"/>
              <w:left w:w="100" w:type="dxa"/>
              <w:bottom w:w="80" w:type="dxa"/>
              <w:right w:w="100" w:type="dxa"/>
            </w:tcMar>
            <w:vAlign w:val="center"/>
            <w:tcPrChange w:id="48" w:author="Karan Mistry" w:date="2026-04-19T02:04:00Z" w16du:dateUtc="2026-04-19T06:04:00Z">
              <w:tcPr>
                <w:tcW w:w="4896" w:type="dxa"/>
                <w:shd w:val="clear" w:color="auto" w:fill="EDF3F9"/>
                <w:tcMar>
                  <w:top w:w="80" w:type="dxa"/>
                  <w:left w:w="100" w:type="dxa"/>
                  <w:bottom w:w="80" w:type="dxa"/>
                  <w:right w:w="100" w:type="dxa"/>
                </w:tcMar>
                <w:vAlign w:val="center"/>
              </w:tcPr>
            </w:tcPrChange>
          </w:tcPr>
          <w:p w14:paraId="26568D7D" w14:textId="691BD0AD" w:rsidR="00706B03" w:rsidRDefault="00000000">
            <w:r>
              <w:rPr>
                <w:sz w:val="18"/>
              </w:rPr>
              <w:t xml:space="preserve">Operational overview, </w:t>
            </w:r>
            <w:ins w:id="49" w:author="Karan Mistry" w:date="2026-04-19T02:04:00Z" w16du:dateUtc="2026-04-19T06:04:00Z">
              <w:r w:rsidR="00E9504E">
                <w:rPr>
                  <w:sz w:val="18"/>
                </w:rPr>
                <w:t xml:space="preserve">daily </w:t>
              </w:r>
            </w:ins>
            <w:r>
              <w:rPr>
                <w:sz w:val="18"/>
              </w:rPr>
              <w:t>tasks, alerts and quick navigation</w:t>
            </w:r>
          </w:p>
        </w:tc>
        <w:tc>
          <w:tcPr>
            <w:tcW w:w="2412" w:type="dxa"/>
            <w:shd w:val="clear" w:color="auto" w:fill="EDF3F9"/>
            <w:tcMar>
              <w:top w:w="80" w:type="dxa"/>
              <w:left w:w="100" w:type="dxa"/>
              <w:bottom w:w="80" w:type="dxa"/>
              <w:right w:w="100" w:type="dxa"/>
            </w:tcMar>
            <w:vAlign w:val="center"/>
            <w:tcPrChange w:id="50" w:author="Karan Mistry" w:date="2026-04-19T02:04:00Z" w16du:dateUtc="2026-04-19T06:04:00Z">
              <w:tcPr>
                <w:tcW w:w="2592" w:type="dxa"/>
                <w:gridSpan w:val="2"/>
                <w:shd w:val="clear" w:color="auto" w:fill="EDF3F9"/>
                <w:tcMar>
                  <w:top w:w="80" w:type="dxa"/>
                  <w:left w:w="100" w:type="dxa"/>
                  <w:bottom w:w="80" w:type="dxa"/>
                  <w:right w:w="100" w:type="dxa"/>
                </w:tcMar>
                <w:vAlign w:val="center"/>
              </w:tcPr>
            </w:tcPrChange>
          </w:tcPr>
          <w:p w14:paraId="617EB166" w14:textId="77777777" w:rsidR="00706B03" w:rsidRDefault="00000000">
            <w:r>
              <w:rPr>
                <w:sz w:val="18"/>
              </w:rPr>
              <w:t>All hospital users</w:t>
            </w:r>
          </w:p>
        </w:tc>
      </w:tr>
      <w:tr w:rsidR="00706B03" w14:paraId="4CED4746" w14:textId="77777777" w:rsidTr="00E9504E">
        <w:trPr>
          <w:jc w:val="center"/>
          <w:trPrChange w:id="51" w:author="Karan Mistry" w:date="2026-04-19T02:04:00Z" w16du:dateUtc="2026-04-19T06:04:00Z">
            <w:trPr>
              <w:jc w:val="center"/>
            </w:trPr>
          </w:trPrChange>
        </w:trPr>
        <w:tc>
          <w:tcPr>
            <w:tcW w:w="2592" w:type="dxa"/>
            <w:tcMar>
              <w:top w:w="80" w:type="dxa"/>
              <w:left w:w="100" w:type="dxa"/>
              <w:bottom w:w="80" w:type="dxa"/>
              <w:right w:w="100" w:type="dxa"/>
            </w:tcMar>
            <w:vAlign w:val="center"/>
            <w:tcPrChange w:id="52" w:author="Karan Mistry" w:date="2026-04-19T02:04:00Z" w16du:dateUtc="2026-04-19T06:04:00Z">
              <w:tcPr>
                <w:tcW w:w="2592" w:type="dxa"/>
                <w:tcMar>
                  <w:top w:w="80" w:type="dxa"/>
                  <w:left w:w="100" w:type="dxa"/>
                  <w:bottom w:w="80" w:type="dxa"/>
                  <w:right w:w="100" w:type="dxa"/>
                </w:tcMar>
                <w:vAlign w:val="center"/>
              </w:tcPr>
            </w:tcPrChange>
          </w:tcPr>
          <w:p w14:paraId="4A847D38" w14:textId="77777777" w:rsidR="00706B03" w:rsidRDefault="00000000">
            <w:r>
              <w:rPr>
                <w:sz w:val="18"/>
              </w:rPr>
              <w:t>Patient Search / Admission</w:t>
            </w:r>
          </w:p>
        </w:tc>
        <w:tc>
          <w:tcPr>
            <w:tcW w:w="5076" w:type="dxa"/>
            <w:tcMar>
              <w:top w:w="80" w:type="dxa"/>
              <w:left w:w="100" w:type="dxa"/>
              <w:bottom w:w="80" w:type="dxa"/>
              <w:right w:w="100" w:type="dxa"/>
            </w:tcMar>
            <w:vAlign w:val="center"/>
            <w:tcPrChange w:id="53" w:author="Karan Mistry" w:date="2026-04-19T02:04:00Z" w16du:dateUtc="2026-04-19T06:04:00Z">
              <w:tcPr>
                <w:tcW w:w="4896" w:type="dxa"/>
                <w:tcMar>
                  <w:top w:w="80" w:type="dxa"/>
                  <w:left w:w="100" w:type="dxa"/>
                  <w:bottom w:w="80" w:type="dxa"/>
                  <w:right w:w="100" w:type="dxa"/>
                </w:tcMar>
                <w:vAlign w:val="center"/>
              </w:tcPr>
            </w:tcPrChange>
          </w:tcPr>
          <w:p w14:paraId="57C4A4C9" w14:textId="77777777" w:rsidR="00706B03" w:rsidRDefault="00000000">
            <w:r>
              <w:rPr>
                <w:sz w:val="18"/>
              </w:rPr>
              <w:t>Create or retrieve patient admission records</w:t>
            </w:r>
          </w:p>
        </w:tc>
        <w:tc>
          <w:tcPr>
            <w:tcW w:w="2412" w:type="dxa"/>
            <w:tcMar>
              <w:top w:w="80" w:type="dxa"/>
              <w:left w:w="100" w:type="dxa"/>
              <w:bottom w:w="80" w:type="dxa"/>
              <w:right w:w="100" w:type="dxa"/>
            </w:tcMar>
            <w:vAlign w:val="center"/>
            <w:tcPrChange w:id="54" w:author="Karan Mistry" w:date="2026-04-19T02:04:00Z" w16du:dateUtc="2026-04-19T06:04:00Z">
              <w:tcPr>
                <w:tcW w:w="2592" w:type="dxa"/>
                <w:gridSpan w:val="2"/>
                <w:tcMar>
                  <w:top w:w="80" w:type="dxa"/>
                  <w:left w:w="100" w:type="dxa"/>
                  <w:bottom w:w="80" w:type="dxa"/>
                  <w:right w:w="100" w:type="dxa"/>
                </w:tcMar>
                <w:vAlign w:val="center"/>
              </w:tcPr>
            </w:tcPrChange>
          </w:tcPr>
          <w:p w14:paraId="2DF28BE3" w14:textId="77777777" w:rsidR="00706B03" w:rsidRDefault="00000000">
            <w:r>
              <w:rPr>
                <w:sz w:val="18"/>
              </w:rPr>
              <w:t>Ward staff, reception, coordinators</w:t>
            </w:r>
          </w:p>
        </w:tc>
      </w:tr>
      <w:tr w:rsidR="00706B03" w14:paraId="72B0870A" w14:textId="77777777" w:rsidTr="00E9504E">
        <w:trPr>
          <w:jc w:val="center"/>
          <w:trPrChange w:id="55" w:author="Karan Mistry" w:date="2026-04-19T02:04:00Z" w16du:dateUtc="2026-04-19T06:04:00Z">
            <w:trPr>
              <w:jc w:val="center"/>
            </w:trPr>
          </w:trPrChange>
        </w:trPr>
        <w:tc>
          <w:tcPr>
            <w:tcW w:w="2592" w:type="dxa"/>
            <w:shd w:val="clear" w:color="auto" w:fill="EDF3F9"/>
            <w:tcMar>
              <w:top w:w="80" w:type="dxa"/>
              <w:left w:w="100" w:type="dxa"/>
              <w:bottom w:w="80" w:type="dxa"/>
              <w:right w:w="100" w:type="dxa"/>
            </w:tcMar>
            <w:vAlign w:val="center"/>
            <w:tcPrChange w:id="56" w:author="Karan Mistry" w:date="2026-04-19T02:04:00Z" w16du:dateUtc="2026-04-19T06:04:00Z">
              <w:tcPr>
                <w:tcW w:w="2592" w:type="dxa"/>
                <w:shd w:val="clear" w:color="auto" w:fill="EDF3F9"/>
                <w:tcMar>
                  <w:top w:w="80" w:type="dxa"/>
                  <w:left w:w="100" w:type="dxa"/>
                  <w:bottom w:w="80" w:type="dxa"/>
                  <w:right w:w="100" w:type="dxa"/>
                </w:tcMar>
                <w:vAlign w:val="center"/>
              </w:tcPr>
            </w:tcPrChange>
          </w:tcPr>
          <w:p w14:paraId="45D43108" w14:textId="77777777" w:rsidR="00706B03" w:rsidRDefault="00000000">
            <w:r>
              <w:rPr>
                <w:sz w:val="18"/>
              </w:rPr>
              <w:lastRenderedPageBreak/>
              <w:t>Patient Record Workspace</w:t>
            </w:r>
          </w:p>
        </w:tc>
        <w:tc>
          <w:tcPr>
            <w:tcW w:w="5076" w:type="dxa"/>
            <w:shd w:val="clear" w:color="auto" w:fill="EDF3F9"/>
            <w:tcMar>
              <w:top w:w="80" w:type="dxa"/>
              <w:left w:w="100" w:type="dxa"/>
              <w:bottom w:w="80" w:type="dxa"/>
              <w:right w:w="100" w:type="dxa"/>
            </w:tcMar>
            <w:vAlign w:val="center"/>
            <w:tcPrChange w:id="57" w:author="Karan Mistry" w:date="2026-04-19T02:04:00Z" w16du:dateUtc="2026-04-19T06:04:00Z">
              <w:tcPr>
                <w:tcW w:w="4896" w:type="dxa"/>
                <w:shd w:val="clear" w:color="auto" w:fill="EDF3F9"/>
                <w:tcMar>
                  <w:top w:w="80" w:type="dxa"/>
                  <w:left w:w="100" w:type="dxa"/>
                  <w:bottom w:w="80" w:type="dxa"/>
                  <w:right w:w="100" w:type="dxa"/>
                </w:tcMar>
                <w:vAlign w:val="center"/>
              </w:tcPr>
            </w:tcPrChange>
          </w:tcPr>
          <w:p w14:paraId="7869C942" w14:textId="77777777" w:rsidR="00706B03" w:rsidRDefault="00000000">
            <w:r>
              <w:rPr>
                <w:sz w:val="18"/>
              </w:rPr>
              <w:t>Hub with overview, clinical summary, activities, medication, reports and discharge tabs</w:t>
            </w:r>
          </w:p>
        </w:tc>
        <w:tc>
          <w:tcPr>
            <w:tcW w:w="2412" w:type="dxa"/>
            <w:shd w:val="clear" w:color="auto" w:fill="EDF3F9"/>
            <w:tcMar>
              <w:top w:w="80" w:type="dxa"/>
              <w:left w:w="100" w:type="dxa"/>
              <w:bottom w:w="80" w:type="dxa"/>
              <w:right w:w="100" w:type="dxa"/>
            </w:tcMar>
            <w:vAlign w:val="center"/>
            <w:tcPrChange w:id="58" w:author="Karan Mistry" w:date="2026-04-19T02:04:00Z" w16du:dateUtc="2026-04-19T06:04:00Z">
              <w:tcPr>
                <w:tcW w:w="2592" w:type="dxa"/>
                <w:gridSpan w:val="2"/>
                <w:shd w:val="clear" w:color="auto" w:fill="EDF3F9"/>
                <w:tcMar>
                  <w:top w:w="80" w:type="dxa"/>
                  <w:left w:w="100" w:type="dxa"/>
                  <w:bottom w:w="80" w:type="dxa"/>
                  <w:right w:w="100" w:type="dxa"/>
                </w:tcMar>
                <w:vAlign w:val="center"/>
              </w:tcPr>
            </w:tcPrChange>
          </w:tcPr>
          <w:p w14:paraId="0D5AE284" w14:textId="77777777" w:rsidR="00706B03" w:rsidRDefault="00000000">
            <w:r>
              <w:rPr>
                <w:sz w:val="18"/>
              </w:rPr>
              <w:t>All authorized clinical users</w:t>
            </w:r>
          </w:p>
        </w:tc>
      </w:tr>
      <w:tr w:rsidR="00706B03" w14:paraId="674BBC4E" w14:textId="77777777" w:rsidTr="00E9504E">
        <w:trPr>
          <w:jc w:val="center"/>
          <w:trPrChange w:id="59" w:author="Karan Mistry" w:date="2026-04-19T02:04:00Z" w16du:dateUtc="2026-04-19T06:04:00Z">
            <w:trPr>
              <w:jc w:val="center"/>
            </w:trPr>
          </w:trPrChange>
        </w:trPr>
        <w:tc>
          <w:tcPr>
            <w:tcW w:w="2592" w:type="dxa"/>
            <w:tcMar>
              <w:top w:w="80" w:type="dxa"/>
              <w:left w:w="100" w:type="dxa"/>
              <w:bottom w:w="80" w:type="dxa"/>
              <w:right w:w="100" w:type="dxa"/>
            </w:tcMar>
            <w:vAlign w:val="center"/>
            <w:tcPrChange w:id="60" w:author="Karan Mistry" w:date="2026-04-19T02:04:00Z" w16du:dateUtc="2026-04-19T06:04:00Z">
              <w:tcPr>
                <w:tcW w:w="2592" w:type="dxa"/>
                <w:tcMar>
                  <w:top w:w="80" w:type="dxa"/>
                  <w:left w:w="100" w:type="dxa"/>
                  <w:bottom w:w="80" w:type="dxa"/>
                  <w:right w:w="100" w:type="dxa"/>
                </w:tcMar>
                <w:vAlign w:val="center"/>
              </w:tcPr>
            </w:tcPrChange>
          </w:tcPr>
          <w:p w14:paraId="79398776" w14:textId="77777777" w:rsidR="00706B03" w:rsidRDefault="00000000">
            <w:r>
              <w:rPr>
                <w:sz w:val="18"/>
              </w:rPr>
              <w:t>Medication Workspace</w:t>
            </w:r>
          </w:p>
        </w:tc>
        <w:tc>
          <w:tcPr>
            <w:tcW w:w="5076" w:type="dxa"/>
            <w:tcMar>
              <w:top w:w="80" w:type="dxa"/>
              <w:left w:w="100" w:type="dxa"/>
              <w:bottom w:w="80" w:type="dxa"/>
              <w:right w:w="100" w:type="dxa"/>
            </w:tcMar>
            <w:vAlign w:val="center"/>
            <w:tcPrChange w:id="61" w:author="Karan Mistry" w:date="2026-04-19T02:04:00Z" w16du:dateUtc="2026-04-19T06:04:00Z">
              <w:tcPr>
                <w:tcW w:w="4896" w:type="dxa"/>
                <w:tcMar>
                  <w:top w:w="80" w:type="dxa"/>
                  <w:left w:w="100" w:type="dxa"/>
                  <w:bottom w:w="80" w:type="dxa"/>
                  <w:right w:w="100" w:type="dxa"/>
                </w:tcMar>
                <w:vAlign w:val="center"/>
              </w:tcPr>
            </w:tcPrChange>
          </w:tcPr>
          <w:p w14:paraId="2F0EAB63" w14:textId="77777777" w:rsidR="00706B03" w:rsidRDefault="00000000">
            <w:r>
              <w:rPr>
                <w:sz w:val="18"/>
              </w:rPr>
              <w:t>Prescribe, schedule and administer medications</w:t>
            </w:r>
          </w:p>
        </w:tc>
        <w:tc>
          <w:tcPr>
            <w:tcW w:w="2412" w:type="dxa"/>
            <w:tcMar>
              <w:top w:w="80" w:type="dxa"/>
              <w:left w:w="100" w:type="dxa"/>
              <w:bottom w:w="80" w:type="dxa"/>
              <w:right w:w="100" w:type="dxa"/>
            </w:tcMar>
            <w:vAlign w:val="center"/>
            <w:tcPrChange w:id="62" w:author="Karan Mistry" w:date="2026-04-19T02:04:00Z" w16du:dateUtc="2026-04-19T06:04:00Z">
              <w:tcPr>
                <w:tcW w:w="2592" w:type="dxa"/>
                <w:gridSpan w:val="2"/>
                <w:tcMar>
                  <w:top w:w="80" w:type="dxa"/>
                  <w:left w:w="100" w:type="dxa"/>
                  <w:bottom w:w="80" w:type="dxa"/>
                  <w:right w:w="100" w:type="dxa"/>
                </w:tcMar>
                <w:vAlign w:val="center"/>
              </w:tcPr>
            </w:tcPrChange>
          </w:tcPr>
          <w:p w14:paraId="60D1AFA2" w14:textId="77777777" w:rsidR="00706B03" w:rsidRDefault="00000000">
            <w:r>
              <w:rPr>
                <w:sz w:val="18"/>
              </w:rPr>
              <w:t>Doctors, nurses</w:t>
            </w:r>
          </w:p>
        </w:tc>
      </w:tr>
      <w:tr w:rsidR="00706B03" w14:paraId="4B4EF8A3" w14:textId="77777777" w:rsidTr="00E9504E">
        <w:trPr>
          <w:jc w:val="center"/>
          <w:trPrChange w:id="63" w:author="Karan Mistry" w:date="2026-04-19T02:04:00Z" w16du:dateUtc="2026-04-19T06:04:00Z">
            <w:trPr>
              <w:jc w:val="center"/>
            </w:trPr>
          </w:trPrChange>
        </w:trPr>
        <w:tc>
          <w:tcPr>
            <w:tcW w:w="2592" w:type="dxa"/>
            <w:shd w:val="clear" w:color="auto" w:fill="EDF3F9"/>
            <w:tcMar>
              <w:top w:w="80" w:type="dxa"/>
              <w:left w:w="100" w:type="dxa"/>
              <w:bottom w:w="80" w:type="dxa"/>
              <w:right w:w="100" w:type="dxa"/>
            </w:tcMar>
            <w:vAlign w:val="center"/>
            <w:tcPrChange w:id="64" w:author="Karan Mistry" w:date="2026-04-19T02:04:00Z" w16du:dateUtc="2026-04-19T06:04:00Z">
              <w:tcPr>
                <w:tcW w:w="2592" w:type="dxa"/>
                <w:shd w:val="clear" w:color="auto" w:fill="EDF3F9"/>
                <w:tcMar>
                  <w:top w:w="80" w:type="dxa"/>
                  <w:left w:w="100" w:type="dxa"/>
                  <w:bottom w:w="80" w:type="dxa"/>
                  <w:right w:w="100" w:type="dxa"/>
                </w:tcMar>
                <w:vAlign w:val="center"/>
              </w:tcPr>
            </w:tcPrChange>
          </w:tcPr>
          <w:p w14:paraId="5F83F019" w14:textId="77777777" w:rsidR="00706B03" w:rsidRDefault="00000000">
            <w:r>
              <w:rPr>
                <w:sz w:val="18"/>
              </w:rPr>
              <w:t>Diagnostics &amp; Reports</w:t>
            </w:r>
          </w:p>
        </w:tc>
        <w:tc>
          <w:tcPr>
            <w:tcW w:w="5076" w:type="dxa"/>
            <w:shd w:val="clear" w:color="auto" w:fill="EDF3F9"/>
            <w:tcMar>
              <w:top w:w="80" w:type="dxa"/>
              <w:left w:w="100" w:type="dxa"/>
              <w:bottom w:w="80" w:type="dxa"/>
              <w:right w:w="100" w:type="dxa"/>
            </w:tcMar>
            <w:vAlign w:val="center"/>
            <w:tcPrChange w:id="65" w:author="Karan Mistry" w:date="2026-04-19T02:04:00Z" w16du:dateUtc="2026-04-19T06:04:00Z">
              <w:tcPr>
                <w:tcW w:w="4896" w:type="dxa"/>
                <w:shd w:val="clear" w:color="auto" w:fill="EDF3F9"/>
                <w:tcMar>
                  <w:top w:w="80" w:type="dxa"/>
                  <w:left w:w="100" w:type="dxa"/>
                  <w:bottom w:w="80" w:type="dxa"/>
                  <w:right w:w="100" w:type="dxa"/>
                </w:tcMar>
                <w:vAlign w:val="center"/>
              </w:tcPr>
            </w:tcPrChange>
          </w:tcPr>
          <w:p w14:paraId="639EE145" w14:textId="77777777" w:rsidR="00706B03" w:rsidRDefault="00000000">
            <w:r>
              <w:rPr>
                <w:sz w:val="18"/>
              </w:rPr>
              <w:t>Order, schedule, upload and publish reports</w:t>
            </w:r>
          </w:p>
        </w:tc>
        <w:tc>
          <w:tcPr>
            <w:tcW w:w="2412" w:type="dxa"/>
            <w:shd w:val="clear" w:color="auto" w:fill="EDF3F9"/>
            <w:tcMar>
              <w:top w:w="80" w:type="dxa"/>
              <w:left w:w="100" w:type="dxa"/>
              <w:bottom w:w="80" w:type="dxa"/>
              <w:right w:w="100" w:type="dxa"/>
            </w:tcMar>
            <w:vAlign w:val="center"/>
            <w:tcPrChange w:id="66" w:author="Karan Mistry" w:date="2026-04-19T02:04:00Z" w16du:dateUtc="2026-04-19T06:04:00Z">
              <w:tcPr>
                <w:tcW w:w="2592" w:type="dxa"/>
                <w:gridSpan w:val="2"/>
                <w:shd w:val="clear" w:color="auto" w:fill="EDF3F9"/>
                <w:tcMar>
                  <w:top w:w="80" w:type="dxa"/>
                  <w:left w:w="100" w:type="dxa"/>
                  <w:bottom w:w="80" w:type="dxa"/>
                  <w:right w:w="100" w:type="dxa"/>
                </w:tcMar>
                <w:vAlign w:val="center"/>
              </w:tcPr>
            </w:tcPrChange>
          </w:tcPr>
          <w:p w14:paraId="61350D60" w14:textId="77777777" w:rsidR="00706B03" w:rsidRDefault="00000000">
            <w:r>
              <w:rPr>
                <w:sz w:val="18"/>
              </w:rPr>
              <w:t>Doctors, lab users, ward staff</w:t>
            </w:r>
          </w:p>
        </w:tc>
      </w:tr>
      <w:tr w:rsidR="00706B03" w14:paraId="1D885991" w14:textId="77777777" w:rsidTr="00E9504E">
        <w:trPr>
          <w:jc w:val="center"/>
          <w:trPrChange w:id="67" w:author="Karan Mistry" w:date="2026-04-19T02:04:00Z" w16du:dateUtc="2026-04-19T06:04:00Z">
            <w:trPr>
              <w:jc w:val="center"/>
            </w:trPr>
          </w:trPrChange>
        </w:trPr>
        <w:tc>
          <w:tcPr>
            <w:tcW w:w="2592" w:type="dxa"/>
            <w:tcMar>
              <w:top w:w="80" w:type="dxa"/>
              <w:left w:w="100" w:type="dxa"/>
              <w:bottom w:w="80" w:type="dxa"/>
              <w:right w:w="100" w:type="dxa"/>
            </w:tcMar>
            <w:vAlign w:val="center"/>
            <w:tcPrChange w:id="68" w:author="Karan Mistry" w:date="2026-04-19T02:04:00Z" w16du:dateUtc="2026-04-19T06:04:00Z">
              <w:tcPr>
                <w:tcW w:w="2592" w:type="dxa"/>
                <w:tcMar>
                  <w:top w:w="80" w:type="dxa"/>
                  <w:left w:w="100" w:type="dxa"/>
                  <w:bottom w:w="80" w:type="dxa"/>
                  <w:right w:w="100" w:type="dxa"/>
                </w:tcMar>
                <w:vAlign w:val="center"/>
              </w:tcPr>
            </w:tcPrChange>
          </w:tcPr>
          <w:p w14:paraId="2FA55A1C" w14:textId="77777777" w:rsidR="00706B03" w:rsidRDefault="00000000">
            <w:r>
              <w:rPr>
                <w:sz w:val="18"/>
              </w:rPr>
              <w:t>Scheduling &amp; Follow-up</w:t>
            </w:r>
          </w:p>
        </w:tc>
        <w:tc>
          <w:tcPr>
            <w:tcW w:w="5076" w:type="dxa"/>
            <w:tcMar>
              <w:top w:w="80" w:type="dxa"/>
              <w:left w:w="100" w:type="dxa"/>
              <w:bottom w:w="80" w:type="dxa"/>
              <w:right w:w="100" w:type="dxa"/>
            </w:tcMar>
            <w:vAlign w:val="center"/>
            <w:tcPrChange w:id="69" w:author="Karan Mistry" w:date="2026-04-19T02:04:00Z" w16du:dateUtc="2026-04-19T06:04:00Z">
              <w:tcPr>
                <w:tcW w:w="4896" w:type="dxa"/>
                <w:tcMar>
                  <w:top w:w="80" w:type="dxa"/>
                  <w:left w:w="100" w:type="dxa"/>
                  <w:bottom w:w="80" w:type="dxa"/>
                  <w:right w:w="100" w:type="dxa"/>
                </w:tcMar>
                <w:vAlign w:val="center"/>
              </w:tcPr>
            </w:tcPrChange>
          </w:tcPr>
          <w:p w14:paraId="757EB64A" w14:textId="77777777" w:rsidR="00706B03" w:rsidRDefault="00000000">
            <w:r>
              <w:rPr>
                <w:sz w:val="18"/>
              </w:rPr>
              <w:t>Consultant visits, follow-up dates and doctor availability</w:t>
            </w:r>
          </w:p>
        </w:tc>
        <w:tc>
          <w:tcPr>
            <w:tcW w:w="2412" w:type="dxa"/>
            <w:tcMar>
              <w:top w:w="80" w:type="dxa"/>
              <w:left w:w="100" w:type="dxa"/>
              <w:bottom w:w="80" w:type="dxa"/>
              <w:right w:w="100" w:type="dxa"/>
            </w:tcMar>
            <w:vAlign w:val="center"/>
            <w:tcPrChange w:id="70" w:author="Karan Mistry" w:date="2026-04-19T02:04:00Z" w16du:dateUtc="2026-04-19T06:04:00Z">
              <w:tcPr>
                <w:tcW w:w="2592" w:type="dxa"/>
                <w:gridSpan w:val="2"/>
                <w:tcMar>
                  <w:top w:w="80" w:type="dxa"/>
                  <w:left w:w="100" w:type="dxa"/>
                  <w:bottom w:w="80" w:type="dxa"/>
                  <w:right w:w="100" w:type="dxa"/>
                </w:tcMar>
                <w:vAlign w:val="center"/>
              </w:tcPr>
            </w:tcPrChange>
          </w:tcPr>
          <w:p w14:paraId="19243816" w14:textId="77777777" w:rsidR="00706B03" w:rsidRDefault="00000000">
            <w:r>
              <w:rPr>
                <w:sz w:val="18"/>
              </w:rPr>
              <w:t>Coordinators, reception, doctors</w:t>
            </w:r>
          </w:p>
        </w:tc>
      </w:tr>
      <w:tr w:rsidR="00706B03" w14:paraId="3C6C8E00" w14:textId="77777777" w:rsidTr="00E9504E">
        <w:trPr>
          <w:jc w:val="center"/>
          <w:trPrChange w:id="71" w:author="Karan Mistry" w:date="2026-04-19T02:04:00Z" w16du:dateUtc="2026-04-19T06:04:00Z">
            <w:trPr>
              <w:jc w:val="center"/>
            </w:trPr>
          </w:trPrChange>
        </w:trPr>
        <w:tc>
          <w:tcPr>
            <w:tcW w:w="2592" w:type="dxa"/>
            <w:shd w:val="clear" w:color="auto" w:fill="EDF3F9"/>
            <w:tcMar>
              <w:top w:w="80" w:type="dxa"/>
              <w:left w:w="100" w:type="dxa"/>
              <w:bottom w:w="80" w:type="dxa"/>
              <w:right w:w="100" w:type="dxa"/>
            </w:tcMar>
            <w:vAlign w:val="center"/>
            <w:tcPrChange w:id="72" w:author="Karan Mistry" w:date="2026-04-19T02:04:00Z" w16du:dateUtc="2026-04-19T06:04:00Z">
              <w:tcPr>
                <w:tcW w:w="2592" w:type="dxa"/>
                <w:shd w:val="clear" w:color="auto" w:fill="EDF3F9"/>
                <w:tcMar>
                  <w:top w:w="80" w:type="dxa"/>
                  <w:left w:w="100" w:type="dxa"/>
                  <w:bottom w:w="80" w:type="dxa"/>
                  <w:right w:w="100" w:type="dxa"/>
                </w:tcMar>
                <w:vAlign w:val="center"/>
              </w:tcPr>
            </w:tcPrChange>
          </w:tcPr>
          <w:p w14:paraId="12E0E4A6" w14:textId="77777777" w:rsidR="00706B03" w:rsidRDefault="00000000">
            <w:r>
              <w:rPr>
                <w:sz w:val="18"/>
              </w:rPr>
              <w:t>Discharge Planning</w:t>
            </w:r>
          </w:p>
        </w:tc>
        <w:tc>
          <w:tcPr>
            <w:tcW w:w="5076" w:type="dxa"/>
            <w:shd w:val="clear" w:color="auto" w:fill="EDF3F9"/>
            <w:tcMar>
              <w:top w:w="80" w:type="dxa"/>
              <w:left w:w="100" w:type="dxa"/>
              <w:bottom w:w="80" w:type="dxa"/>
              <w:right w:w="100" w:type="dxa"/>
            </w:tcMar>
            <w:vAlign w:val="center"/>
            <w:tcPrChange w:id="73" w:author="Karan Mistry" w:date="2026-04-19T02:04:00Z" w16du:dateUtc="2026-04-19T06:04:00Z">
              <w:tcPr>
                <w:tcW w:w="4896" w:type="dxa"/>
                <w:shd w:val="clear" w:color="auto" w:fill="EDF3F9"/>
                <w:tcMar>
                  <w:top w:w="80" w:type="dxa"/>
                  <w:left w:w="100" w:type="dxa"/>
                  <w:bottom w:w="80" w:type="dxa"/>
                  <w:right w:w="100" w:type="dxa"/>
                </w:tcMar>
                <w:vAlign w:val="center"/>
              </w:tcPr>
            </w:tcPrChange>
          </w:tcPr>
          <w:p w14:paraId="58B06708" w14:textId="77777777" w:rsidR="00706B03" w:rsidRDefault="00000000">
            <w:r>
              <w:rPr>
                <w:sz w:val="18"/>
              </w:rPr>
              <w:t>Prepare discharge summary and post-discharge instructions</w:t>
            </w:r>
          </w:p>
        </w:tc>
        <w:tc>
          <w:tcPr>
            <w:tcW w:w="2412" w:type="dxa"/>
            <w:shd w:val="clear" w:color="auto" w:fill="EDF3F9"/>
            <w:tcMar>
              <w:top w:w="80" w:type="dxa"/>
              <w:left w:w="100" w:type="dxa"/>
              <w:bottom w:w="80" w:type="dxa"/>
              <w:right w:w="100" w:type="dxa"/>
            </w:tcMar>
            <w:vAlign w:val="center"/>
            <w:tcPrChange w:id="74" w:author="Karan Mistry" w:date="2026-04-19T02:04:00Z" w16du:dateUtc="2026-04-19T06:04:00Z">
              <w:tcPr>
                <w:tcW w:w="2592" w:type="dxa"/>
                <w:gridSpan w:val="2"/>
                <w:shd w:val="clear" w:color="auto" w:fill="EDF3F9"/>
                <w:tcMar>
                  <w:top w:w="80" w:type="dxa"/>
                  <w:left w:w="100" w:type="dxa"/>
                  <w:bottom w:w="80" w:type="dxa"/>
                  <w:right w:w="100" w:type="dxa"/>
                </w:tcMar>
                <w:vAlign w:val="center"/>
              </w:tcPr>
            </w:tcPrChange>
          </w:tcPr>
          <w:p w14:paraId="026D76A0" w14:textId="77777777" w:rsidR="00706B03" w:rsidRDefault="00000000">
            <w:r>
              <w:rPr>
                <w:sz w:val="18"/>
              </w:rPr>
              <w:t>Doctors, ward staff, nurses</w:t>
            </w:r>
          </w:p>
        </w:tc>
      </w:tr>
      <w:tr w:rsidR="00706B03" w14:paraId="63E925AA" w14:textId="77777777" w:rsidTr="00E9504E">
        <w:trPr>
          <w:jc w:val="center"/>
          <w:trPrChange w:id="75" w:author="Karan Mistry" w:date="2026-04-19T02:04:00Z" w16du:dateUtc="2026-04-19T06:04:00Z">
            <w:trPr>
              <w:jc w:val="center"/>
            </w:trPr>
          </w:trPrChange>
        </w:trPr>
        <w:tc>
          <w:tcPr>
            <w:tcW w:w="2592" w:type="dxa"/>
            <w:tcMar>
              <w:top w:w="80" w:type="dxa"/>
              <w:left w:w="100" w:type="dxa"/>
              <w:bottom w:w="80" w:type="dxa"/>
              <w:right w:w="100" w:type="dxa"/>
            </w:tcMar>
            <w:vAlign w:val="center"/>
            <w:tcPrChange w:id="76" w:author="Karan Mistry" w:date="2026-04-19T02:04:00Z" w16du:dateUtc="2026-04-19T06:04:00Z">
              <w:tcPr>
                <w:tcW w:w="2592" w:type="dxa"/>
                <w:tcMar>
                  <w:top w:w="80" w:type="dxa"/>
                  <w:left w:w="100" w:type="dxa"/>
                  <w:bottom w:w="80" w:type="dxa"/>
                  <w:right w:w="100" w:type="dxa"/>
                </w:tcMar>
                <w:vAlign w:val="center"/>
              </w:tcPr>
            </w:tcPrChange>
          </w:tcPr>
          <w:p w14:paraId="2B90607C" w14:textId="77777777" w:rsidR="00706B03" w:rsidRDefault="00000000">
            <w:r>
              <w:rPr>
                <w:sz w:val="18"/>
              </w:rPr>
              <w:t>Document Center</w:t>
            </w:r>
          </w:p>
        </w:tc>
        <w:tc>
          <w:tcPr>
            <w:tcW w:w="5076" w:type="dxa"/>
            <w:tcMar>
              <w:top w:w="80" w:type="dxa"/>
              <w:left w:w="100" w:type="dxa"/>
              <w:bottom w:w="80" w:type="dxa"/>
              <w:right w:w="100" w:type="dxa"/>
            </w:tcMar>
            <w:vAlign w:val="center"/>
            <w:tcPrChange w:id="77" w:author="Karan Mistry" w:date="2026-04-19T02:04:00Z" w16du:dateUtc="2026-04-19T06:04:00Z">
              <w:tcPr>
                <w:tcW w:w="4896" w:type="dxa"/>
                <w:tcMar>
                  <w:top w:w="80" w:type="dxa"/>
                  <w:left w:w="100" w:type="dxa"/>
                  <w:bottom w:w="80" w:type="dxa"/>
                  <w:right w:w="100" w:type="dxa"/>
                </w:tcMar>
                <w:vAlign w:val="center"/>
              </w:tcPr>
            </w:tcPrChange>
          </w:tcPr>
          <w:p w14:paraId="5CD22E4A" w14:textId="77777777" w:rsidR="00706B03" w:rsidRDefault="00000000">
            <w:r>
              <w:rPr>
                <w:sz w:val="18"/>
              </w:rPr>
              <w:t>Upload and classify care documents</w:t>
            </w:r>
          </w:p>
        </w:tc>
        <w:tc>
          <w:tcPr>
            <w:tcW w:w="2412" w:type="dxa"/>
            <w:tcMar>
              <w:top w:w="80" w:type="dxa"/>
              <w:left w:w="100" w:type="dxa"/>
              <w:bottom w:w="80" w:type="dxa"/>
              <w:right w:w="100" w:type="dxa"/>
            </w:tcMar>
            <w:vAlign w:val="center"/>
            <w:tcPrChange w:id="78" w:author="Karan Mistry" w:date="2026-04-19T02:04:00Z" w16du:dateUtc="2026-04-19T06:04:00Z">
              <w:tcPr>
                <w:tcW w:w="2592" w:type="dxa"/>
                <w:gridSpan w:val="2"/>
                <w:tcMar>
                  <w:top w:w="80" w:type="dxa"/>
                  <w:left w:w="100" w:type="dxa"/>
                  <w:bottom w:w="80" w:type="dxa"/>
                  <w:right w:w="100" w:type="dxa"/>
                </w:tcMar>
                <w:vAlign w:val="center"/>
              </w:tcPr>
            </w:tcPrChange>
          </w:tcPr>
          <w:p w14:paraId="0646C466" w14:textId="77777777" w:rsidR="00706B03" w:rsidRDefault="00000000">
            <w:r>
              <w:rPr>
                <w:sz w:val="18"/>
              </w:rPr>
              <w:t>All authorized users</w:t>
            </w:r>
          </w:p>
        </w:tc>
      </w:tr>
      <w:tr w:rsidR="00706B03" w14:paraId="5821C03A" w14:textId="77777777" w:rsidTr="00E9504E">
        <w:trPr>
          <w:jc w:val="center"/>
          <w:trPrChange w:id="79" w:author="Karan Mistry" w:date="2026-04-19T02:04:00Z" w16du:dateUtc="2026-04-19T06:04:00Z">
            <w:trPr>
              <w:jc w:val="center"/>
            </w:trPr>
          </w:trPrChange>
        </w:trPr>
        <w:tc>
          <w:tcPr>
            <w:tcW w:w="2592" w:type="dxa"/>
            <w:shd w:val="clear" w:color="auto" w:fill="EDF3F9"/>
            <w:tcMar>
              <w:top w:w="80" w:type="dxa"/>
              <w:left w:w="100" w:type="dxa"/>
              <w:bottom w:w="80" w:type="dxa"/>
              <w:right w:w="100" w:type="dxa"/>
            </w:tcMar>
            <w:vAlign w:val="center"/>
            <w:tcPrChange w:id="80" w:author="Karan Mistry" w:date="2026-04-19T02:04:00Z" w16du:dateUtc="2026-04-19T06:04:00Z">
              <w:tcPr>
                <w:tcW w:w="2592" w:type="dxa"/>
                <w:shd w:val="clear" w:color="auto" w:fill="EDF3F9"/>
                <w:tcMar>
                  <w:top w:w="80" w:type="dxa"/>
                  <w:left w:w="100" w:type="dxa"/>
                  <w:bottom w:w="80" w:type="dxa"/>
                  <w:right w:w="100" w:type="dxa"/>
                </w:tcMar>
                <w:vAlign w:val="center"/>
              </w:tcPr>
            </w:tcPrChange>
          </w:tcPr>
          <w:p w14:paraId="0256D5D6" w14:textId="77777777" w:rsidR="00706B03" w:rsidRDefault="00000000">
            <w:r>
              <w:rPr>
                <w:sz w:val="18"/>
              </w:rPr>
              <w:t>Admin / Audit</w:t>
            </w:r>
          </w:p>
        </w:tc>
        <w:tc>
          <w:tcPr>
            <w:tcW w:w="5076" w:type="dxa"/>
            <w:shd w:val="clear" w:color="auto" w:fill="EDF3F9"/>
            <w:tcMar>
              <w:top w:w="80" w:type="dxa"/>
              <w:left w:w="100" w:type="dxa"/>
              <w:bottom w:w="80" w:type="dxa"/>
              <w:right w:w="100" w:type="dxa"/>
            </w:tcMar>
            <w:vAlign w:val="center"/>
            <w:tcPrChange w:id="81" w:author="Karan Mistry" w:date="2026-04-19T02:04:00Z" w16du:dateUtc="2026-04-19T06:04:00Z">
              <w:tcPr>
                <w:tcW w:w="4896" w:type="dxa"/>
                <w:shd w:val="clear" w:color="auto" w:fill="EDF3F9"/>
                <w:tcMar>
                  <w:top w:w="80" w:type="dxa"/>
                  <w:left w:w="100" w:type="dxa"/>
                  <w:bottom w:w="80" w:type="dxa"/>
                  <w:right w:w="100" w:type="dxa"/>
                </w:tcMar>
                <w:vAlign w:val="center"/>
              </w:tcPr>
            </w:tcPrChange>
          </w:tcPr>
          <w:p w14:paraId="58561582" w14:textId="77777777" w:rsidR="00706B03" w:rsidRDefault="00000000">
            <w:r>
              <w:rPr>
                <w:sz w:val="18"/>
              </w:rPr>
              <w:t>User administration, policy settings, access review and logs</w:t>
            </w:r>
          </w:p>
        </w:tc>
        <w:tc>
          <w:tcPr>
            <w:tcW w:w="2412" w:type="dxa"/>
            <w:shd w:val="clear" w:color="auto" w:fill="EDF3F9"/>
            <w:tcMar>
              <w:top w:w="80" w:type="dxa"/>
              <w:left w:w="100" w:type="dxa"/>
              <w:bottom w:w="80" w:type="dxa"/>
              <w:right w:w="100" w:type="dxa"/>
            </w:tcMar>
            <w:vAlign w:val="center"/>
            <w:tcPrChange w:id="82" w:author="Karan Mistry" w:date="2026-04-19T02:04:00Z" w16du:dateUtc="2026-04-19T06:04:00Z">
              <w:tcPr>
                <w:tcW w:w="2592" w:type="dxa"/>
                <w:gridSpan w:val="2"/>
                <w:shd w:val="clear" w:color="auto" w:fill="EDF3F9"/>
                <w:tcMar>
                  <w:top w:w="80" w:type="dxa"/>
                  <w:left w:w="100" w:type="dxa"/>
                  <w:bottom w:w="80" w:type="dxa"/>
                  <w:right w:w="100" w:type="dxa"/>
                </w:tcMar>
                <w:vAlign w:val="center"/>
              </w:tcPr>
            </w:tcPrChange>
          </w:tcPr>
          <w:p w14:paraId="798400DB" w14:textId="77777777" w:rsidR="00706B03" w:rsidRDefault="00000000">
            <w:r>
              <w:rPr>
                <w:sz w:val="18"/>
              </w:rPr>
              <w:t>Admin, compliance</w:t>
            </w:r>
          </w:p>
        </w:tc>
      </w:tr>
    </w:tbl>
    <w:p w14:paraId="21D855DA" w14:textId="77777777" w:rsidR="00706B03" w:rsidRDefault="00706B03"/>
    <w:p w14:paraId="03624B70" w14:textId="77777777" w:rsidR="00706B03" w:rsidRDefault="00000000">
      <w:pPr>
        <w:spacing w:before="200" w:after="120"/>
      </w:pPr>
      <w:r>
        <w:rPr>
          <w:b/>
          <w:color w:val="1F4E79"/>
          <w:sz w:val="32"/>
        </w:rPr>
        <w:t>4. Authentication, Session and Access Control Requirements</w:t>
      </w:r>
    </w:p>
    <w:tbl>
      <w:tblPr>
        <w:tblStyle w:val="TableGrid"/>
        <w:tblW w:w="12023" w:type="dxa"/>
        <w:jc w:val="center"/>
        <w:tblLayout w:type="fixed"/>
        <w:tblLook w:val="04A0" w:firstRow="1" w:lastRow="0" w:firstColumn="1" w:lastColumn="0" w:noHBand="0" w:noVBand="1"/>
        <w:tblPrChange w:id="83" w:author="Karan Mistry" w:date="2026-04-19T02:10:00Z" w16du:dateUtc="2026-04-19T06:10:00Z">
          <w:tblPr>
            <w:tblStyle w:val="TableGrid"/>
            <w:tblW w:w="0" w:type="auto"/>
            <w:jc w:val="center"/>
            <w:tblLayout w:type="fixed"/>
            <w:tblLook w:val="04A0" w:firstRow="1" w:lastRow="0" w:firstColumn="1" w:lastColumn="0" w:noHBand="0" w:noVBand="1"/>
          </w:tblPr>
        </w:tblPrChange>
      </w:tblPr>
      <w:tblGrid>
        <w:gridCol w:w="1080"/>
        <w:gridCol w:w="1655"/>
        <w:gridCol w:w="3384"/>
        <w:gridCol w:w="2808"/>
        <w:gridCol w:w="1152"/>
        <w:gridCol w:w="1944"/>
        <w:tblGridChange w:id="84">
          <w:tblGrid>
            <w:gridCol w:w="1080"/>
            <w:gridCol w:w="1655"/>
            <w:gridCol w:w="3384"/>
            <w:gridCol w:w="2808"/>
            <w:gridCol w:w="1152"/>
            <w:gridCol w:w="1944"/>
          </w:tblGrid>
        </w:tblGridChange>
      </w:tblGrid>
      <w:tr w:rsidR="00706B03" w14:paraId="6A84362E" w14:textId="77777777" w:rsidTr="00763DE6">
        <w:trPr>
          <w:tblHeader/>
          <w:jc w:val="center"/>
          <w:trPrChange w:id="85" w:author="Karan Mistry" w:date="2026-04-19T02:10:00Z" w16du:dateUtc="2026-04-19T06:10:00Z">
            <w:trPr>
              <w:tblHeader/>
              <w:jc w:val="center"/>
            </w:trPr>
          </w:trPrChange>
        </w:trPr>
        <w:tc>
          <w:tcPr>
            <w:tcW w:w="1080" w:type="dxa"/>
            <w:shd w:val="clear" w:color="auto" w:fill="1F4E79"/>
            <w:tcMar>
              <w:top w:w="80" w:type="dxa"/>
              <w:left w:w="100" w:type="dxa"/>
              <w:bottom w:w="80" w:type="dxa"/>
              <w:right w:w="100" w:type="dxa"/>
            </w:tcMar>
            <w:vAlign w:val="center"/>
            <w:tcPrChange w:id="86" w:author="Karan Mistry" w:date="2026-04-19T02:10:00Z" w16du:dateUtc="2026-04-19T06:10:00Z">
              <w:tcPr>
                <w:tcW w:w="1080" w:type="dxa"/>
                <w:shd w:val="clear" w:color="auto" w:fill="1F4E79"/>
                <w:tcMar>
                  <w:top w:w="80" w:type="dxa"/>
                  <w:left w:w="100" w:type="dxa"/>
                  <w:bottom w:w="80" w:type="dxa"/>
                  <w:right w:w="100" w:type="dxa"/>
                </w:tcMar>
                <w:vAlign w:val="center"/>
              </w:tcPr>
            </w:tcPrChange>
          </w:tcPr>
          <w:p w14:paraId="6CF4C6DA" w14:textId="77777777" w:rsidR="00706B03" w:rsidRDefault="00000000">
            <w:pPr>
              <w:jc w:val="center"/>
            </w:pPr>
            <w:r>
              <w:rPr>
                <w:b/>
                <w:color w:val="FFFFFF"/>
                <w:sz w:val="18"/>
              </w:rPr>
              <w:t>Req ID</w:t>
            </w:r>
          </w:p>
        </w:tc>
        <w:tc>
          <w:tcPr>
            <w:tcW w:w="1655" w:type="dxa"/>
            <w:shd w:val="clear" w:color="auto" w:fill="1F4E79"/>
            <w:tcMar>
              <w:top w:w="80" w:type="dxa"/>
              <w:left w:w="100" w:type="dxa"/>
              <w:bottom w:w="80" w:type="dxa"/>
              <w:right w:w="100" w:type="dxa"/>
            </w:tcMar>
            <w:vAlign w:val="center"/>
            <w:tcPrChange w:id="87" w:author="Karan Mistry" w:date="2026-04-19T02:10:00Z" w16du:dateUtc="2026-04-19T06:10:00Z">
              <w:tcPr>
                <w:tcW w:w="1655" w:type="dxa"/>
                <w:shd w:val="clear" w:color="auto" w:fill="1F4E79"/>
                <w:tcMar>
                  <w:top w:w="80" w:type="dxa"/>
                  <w:left w:w="100" w:type="dxa"/>
                  <w:bottom w:w="80" w:type="dxa"/>
                  <w:right w:w="100" w:type="dxa"/>
                </w:tcMar>
                <w:vAlign w:val="center"/>
              </w:tcPr>
            </w:tcPrChange>
          </w:tcPr>
          <w:p w14:paraId="057D77C2" w14:textId="77777777" w:rsidR="00706B03" w:rsidRDefault="00000000">
            <w:pPr>
              <w:jc w:val="center"/>
            </w:pPr>
            <w:r>
              <w:rPr>
                <w:b/>
                <w:color w:val="FFFFFF"/>
                <w:sz w:val="18"/>
              </w:rPr>
              <w:t>Feature</w:t>
            </w:r>
          </w:p>
        </w:tc>
        <w:tc>
          <w:tcPr>
            <w:tcW w:w="3384" w:type="dxa"/>
            <w:shd w:val="clear" w:color="auto" w:fill="1F4E79"/>
            <w:tcMar>
              <w:top w:w="80" w:type="dxa"/>
              <w:left w:w="100" w:type="dxa"/>
              <w:bottom w:w="80" w:type="dxa"/>
              <w:right w:w="100" w:type="dxa"/>
            </w:tcMar>
            <w:vAlign w:val="center"/>
            <w:tcPrChange w:id="88" w:author="Karan Mistry" w:date="2026-04-19T02:10:00Z" w16du:dateUtc="2026-04-19T06:10:00Z">
              <w:tcPr>
                <w:tcW w:w="3384" w:type="dxa"/>
                <w:shd w:val="clear" w:color="auto" w:fill="1F4E79"/>
                <w:tcMar>
                  <w:top w:w="80" w:type="dxa"/>
                  <w:left w:w="100" w:type="dxa"/>
                  <w:bottom w:w="80" w:type="dxa"/>
                  <w:right w:w="100" w:type="dxa"/>
                </w:tcMar>
                <w:vAlign w:val="center"/>
              </w:tcPr>
            </w:tcPrChange>
          </w:tcPr>
          <w:p w14:paraId="396809F2" w14:textId="77777777" w:rsidR="00706B03" w:rsidRDefault="00000000">
            <w:pPr>
              <w:jc w:val="center"/>
            </w:pPr>
            <w:r>
              <w:rPr>
                <w:b/>
                <w:color w:val="FFFFFF"/>
                <w:sz w:val="18"/>
              </w:rPr>
              <w:t>Requirement detail</w:t>
            </w:r>
          </w:p>
        </w:tc>
        <w:tc>
          <w:tcPr>
            <w:tcW w:w="2808" w:type="dxa"/>
            <w:shd w:val="clear" w:color="auto" w:fill="1F4E79"/>
            <w:tcMar>
              <w:top w:w="80" w:type="dxa"/>
              <w:left w:w="100" w:type="dxa"/>
              <w:bottom w:w="80" w:type="dxa"/>
              <w:right w:w="100" w:type="dxa"/>
            </w:tcMar>
            <w:vAlign w:val="center"/>
            <w:tcPrChange w:id="89" w:author="Karan Mistry" w:date="2026-04-19T02:10:00Z" w16du:dateUtc="2026-04-19T06:10:00Z">
              <w:tcPr>
                <w:tcW w:w="2808" w:type="dxa"/>
                <w:shd w:val="clear" w:color="auto" w:fill="1F4E79"/>
                <w:tcMar>
                  <w:top w:w="80" w:type="dxa"/>
                  <w:left w:w="100" w:type="dxa"/>
                  <w:bottom w:w="80" w:type="dxa"/>
                  <w:right w:w="100" w:type="dxa"/>
                </w:tcMar>
                <w:vAlign w:val="center"/>
              </w:tcPr>
            </w:tcPrChange>
          </w:tcPr>
          <w:p w14:paraId="675252CB" w14:textId="77777777" w:rsidR="00706B03" w:rsidRDefault="00000000">
            <w:pPr>
              <w:jc w:val="center"/>
            </w:pPr>
            <w:r>
              <w:rPr>
                <w:b/>
                <w:color w:val="FFFFFF"/>
                <w:sz w:val="18"/>
              </w:rPr>
              <w:t>UI / Workflow expectations</w:t>
            </w:r>
          </w:p>
        </w:tc>
        <w:tc>
          <w:tcPr>
            <w:tcW w:w="1152" w:type="dxa"/>
            <w:shd w:val="clear" w:color="auto" w:fill="1F4E79"/>
            <w:tcMar>
              <w:top w:w="80" w:type="dxa"/>
              <w:left w:w="100" w:type="dxa"/>
              <w:bottom w:w="80" w:type="dxa"/>
              <w:right w:w="100" w:type="dxa"/>
            </w:tcMar>
            <w:vAlign w:val="center"/>
            <w:tcPrChange w:id="90" w:author="Karan Mistry" w:date="2026-04-19T02:10:00Z" w16du:dateUtc="2026-04-19T06:10:00Z">
              <w:tcPr>
                <w:tcW w:w="1152" w:type="dxa"/>
                <w:shd w:val="clear" w:color="auto" w:fill="1F4E79"/>
                <w:tcMar>
                  <w:top w:w="80" w:type="dxa"/>
                  <w:left w:w="100" w:type="dxa"/>
                  <w:bottom w:w="80" w:type="dxa"/>
                  <w:right w:w="100" w:type="dxa"/>
                </w:tcMar>
                <w:vAlign w:val="center"/>
              </w:tcPr>
            </w:tcPrChange>
          </w:tcPr>
          <w:p w14:paraId="5C3F1355" w14:textId="77777777" w:rsidR="00706B03" w:rsidRDefault="00000000">
            <w:pPr>
              <w:jc w:val="center"/>
            </w:pPr>
            <w:r>
              <w:rPr>
                <w:b/>
                <w:color w:val="FFFFFF"/>
                <w:sz w:val="18"/>
              </w:rPr>
              <w:t>Priority</w:t>
            </w:r>
          </w:p>
        </w:tc>
        <w:tc>
          <w:tcPr>
            <w:tcW w:w="1944" w:type="dxa"/>
            <w:shd w:val="clear" w:color="auto" w:fill="1F4E79"/>
            <w:tcMar>
              <w:top w:w="80" w:type="dxa"/>
              <w:left w:w="100" w:type="dxa"/>
              <w:bottom w:w="80" w:type="dxa"/>
              <w:right w:w="100" w:type="dxa"/>
            </w:tcMar>
            <w:vAlign w:val="center"/>
            <w:tcPrChange w:id="91" w:author="Karan Mistry" w:date="2026-04-19T02:10:00Z" w16du:dateUtc="2026-04-19T06:10:00Z">
              <w:tcPr>
                <w:tcW w:w="1944" w:type="dxa"/>
                <w:shd w:val="clear" w:color="auto" w:fill="1F4E79"/>
                <w:tcMar>
                  <w:top w:w="80" w:type="dxa"/>
                  <w:left w:w="100" w:type="dxa"/>
                  <w:bottom w:w="80" w:type="dxa"/>
                  <w:right w:w="100" w:type="dxa"/>
                </w:tcMar>
                <w:vAlign w:val="center"/>
              </w:tcPr>
            </w:tcPrChange>
          </w:tcPr>
          <w:p w14:paraId="7AD578B2" w14:textId="77777777" w:rsidR="00706B03" w:rsidRDefault="00000000">
            <w:pPr>
              <w:jc w:val="center"/>
            </w:pPr>
            <w:r>
              <w:rPr>
                <w:b/>
                <w:color w:val="FFFFFF"/>
                <w:sz w:val="18"/>
              </w:rPr>
              <w:t>Validation / Rules</w:t>
            </w:r>
          </w:p>
        </w:tc>
      </w:tr>
      <w:tr w:rsidR="00706B03" w14:paraId="75605F94" w14:textId="77777777" w:rsidTr="00763DE6">
        <w:trPr>
          <w:jc w:val="center"/>
          <w:trPrChange w:id="92" w:author="Karan Mistry" w:date="2026-04-19T02:10:00Z" w16du:dateUtc="2026-04-19T06:10:00Z">
            <w:trPr>
              <w:jc w:val="center"/>
            </w:trPr>
          </w:trPrChange>
        </w:trPr>
        <w:tc>
          <w:tcPr>
            <w:tcW w:w="1080" w:type="dxa"/>
            <w:tcMar>
              <w:top w:w="80" w:type="dxa"/>
              <w:left w:w="100" w:type="dxa"/>
              <w:bottom w:w="80" w:type="dxa"/>
              <w:right w:w="100" w:type="dxa"/>
            </w:tcMar>
            <w:vAlign w:val="center"/>
            <w:tcPrChange w:id="93" w:author="Karan Mistry" w:date="2026-04-19T02:10:00Z" w16du:dateUtc="2026-04-19T06:10:00Z">
              <w:tcPr>
                <w:tcW w:w="1080" w:type="dxa"/>
                <w:tcMar>
                  <w:top w:w="80" w:type="dxa"/>
                  <w:left w:w="100" w:type="dxa"/>
                  <w:bottom w:w="80" w:type="dxa"/>
                  <w:right w:w="100" w:type="dxa"/>
                </w:tcMar>
                <w:vAlign w:val="center"/>
              </w:tcPr>
            </w:tcPrChange>
          </w:tcPr>
          <w:p w14:paraId="6D1F63BE" w14:textId="77777777" w:rsidR="00706B03" w:rsidRDefault="00000000">
            <w:pPr>
              <w:jc w:val="center"/>
            </w:pPr>
            <w:r>
              <w:rPr>
                <w:sz w:val="18"/>
              </w:rPr>
              <w:t>AUTH-01</w:t>
            </w:r>
          </w:p>
        </w:tc>
        <w:tc>
          <w:tcPr>
            <w:tcW w:w="1655" w:type="dxa"/>
            <w:tcMar>
              <w:top w:w="80" w:type="dxa"/>
              <w:left w:w="100" w:type="dxa"/>
              <w:bottom w:w="80" w:type="dxa"/>
              <w:right w:w="100" w:type="dxa"/>
            </w:tcMar>
            <w:vAlign w:val="center"/>
            <w:tcPrChange w:id="94" w:author="Karan Mistry" w:date="2026-04-19T02:10:00Z" w16du:dateUtc="2026-04-19T06:10:00Z">
              <w:tcPr>
                <w:tcW w:w="1655" w:type="dxa"/>
                <w:tcMar>
                  <w:top w:w="80" w:type="dxa"/>
                  <w:left w:w="100" w:type="dxa"/>
                  <w:bottom w:w="80" w:type="dxa"/>
                  <w:right w:w="100" w:type="dxa"/>
                </w:tcMar>
                <w:vAlign w:val="center"/>
              </w:tcPr>
            </w:tcPrChange>
          </w:tcPr>
          <w:p w14:paraId="6842527A" w14:textId="77777777" w:rsidR="00706B03" w:rsidRDefault="00000000">
            <w:r>
              <w:rPr>
                <w:sz w:val="18"/>
              </w:rPr>
              <w:t>Secure login</w:t>
            </w:r>
          </w:p>
        </w:tc>
        <w:tc>
          <w:tcPr>
            <w:tcW w:w="3384" w:type="dxa"/>
            <w:tcMar>
              <w:top w:w="80" w:type="dxa"/>
              <w:left w:w="100" w:type="dxa"/>
              <w:bottom w:w="80" w:type="dxa"/>
              <w:right w:w="100" w:type="dxa"/>
            </w:tcMar>
            <w:vAlign w:val="center"/>
            <w:tcPrChange w:id="95" w:author="Karan Mistry" w:date="2026-04-19T02:10:00Z" w16du:dateUtc="2026-04-19T06:10:00Z">
              <w:tcPr>
                <w:tcW w:w="3384" w:type="dxa"/>
                <w:tcMar>
                  <w:top w:w="80" w:type="dxa"/>
                  <w:left w:w="100" w:type="dxa"/>
                  <w:bottom w:w="80" w:type="dxa"/>
                  <w:right w:w="100" w:type="dxa"/>
                </w:tcMar>
                <w:vAlign w:val="center"/>
              </w:tcPr>
            </w:tcPrChange>
          </w:tcPr>
          <w:p w14:paraId="5363063C" w14:textId="77777777" w:rsidR="00706B03" w:rsidRDefault="00000000">
            <w:r>
              <w:rPr>
                <w:sz w:val="18"/>
              </w:rPr>
              <w:t>Support username/password and optionally SSO for hospital staff.</w:t>
            </w:r>
          </w:p>
        </w:tc>
        <w:tc>
          <w:tcPr>
            <w:tcW w:w="2808" w:type="dxa"/>
            <w:tcMar>
              <w:top w:w="80" w:type="dxa"/>
              <w:left w:w="100" w:type="dxa"/>
              <w:bottom w:w="80" w:type="dxa"/>
              <w:right w:w="100" w:type="dxa"/>
            </w:tcMar>
            <w:vAlign w:val="center"/>
            <w:tcPrChange w:id="96" w:author="Karan Mistry" w:date="2026-04-19T02:10:00Z" w16du:dateUtc="2026-04-19T06:10:00Z">
              <w:tcPr>
                <w:tcW w:w="2808" w:type="dxa"/>
                <w:tcMar>
                  <w:top w:w="80" w:type="dxa"/>
                  <w:left w:w="100" w:type="dxa"/>
                  <w:bottom w:w="80" w:type="dxa"/>
                  <w:right w:w="100" w:type="dxa"/>
                </w:tcMar>
                <w:vAlign w:val="center"/>
              </w:tcPr>
            </w:tcPrChange>
          </w:tcPr>
          <w:p w14:paraId="18F30590" w14:textId="07636100" w:rsidR="00706B03" w:rsidRDefault="00000000">
            <w:r>
              <w:rPr>
                <w:sz w:val="18"/>
              </w:rPr>
              <w:t>Login screen with hospital branding, forgot password, lockout messaging.</w:t>
            </w:r>
            <w:ins w:id="97" w:author="Karan Mistry" w:date="2026-04-19T02:09:00Z" w16du:dateUtc="2026-04-19T06:09:00Z">
              <w:r w:rsidR="00E023B9">
                <w:rPr>
                  <w:sz w:val="18"/>
                </w:rPr>
                <w:t xml:space="preserve"> </w:t>
              </w:r>
            </w:ins>
          </w:p>
        </w:tc>
        <w:tc>
          <w:tcPr>
            <w:tcW w:w="1152" w:type="dxa"/>
            <w:tcMar>
              <w:top w:w="80" w:type="dxa"/>
              <w:left w:w="100" w:type="dxa"/>
              <w:bottom w:w="80" w:type="dxa"/>
              <w:right w:w="100" w:type="dxa"/>
            </w:tcMar>
            <w:vAlign w:val="center"/>
            <w:tcPrChange w:id="98" w:author="Karan Mistry" w:date="2026-04-19T02:10:00Z" w16du:dateUtc="2026-04-19T06:10:00Z">
              <w:tcPr>
                <w:tcW w:w="1152" w:type="dxa"/>
                <w:tcMar>
                  <w:top w:w="80" w:type="dxa"/>
                  <w:left w:w="100" w:type="dxa"/>
                  <w:bottom w:w="80" w:type="dxa"/>
                  <w:right w:w="100" w:type="dxa"/>
                </w:tcMar>
                <w:vAlign w:val="center"/>
              </w:tcPr>
            </w:tcPrChange>
          </w:tcPr>
          <w:p w14:paraId="3E293004"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Change w:id="99" w:author="Karan Mistry" w:date="2026-04-19T02:10:00Z" w16du:dateUtc="2026-04-19T06:10:00Z">
              <w:tcPr>
                <w:tcW w:w="1944" w:type="dxa"/>
                <w:tcMar>
                  <w:top w:w="80" w:type="dxa"/>
                  <w:left w:w="100" w:type="dxa"/>
                  <w:bottom w:w="80" w:type="dxa"/>
                  <w:right w:w="100" w:type="dxa"/>
                </w:tcMar>
                <w:vAlign w:val="center"/>
              </w:tcPr>
            </w:tcPrChange>
          </w:tcPr>
          <w:p w14:paraId="4D23E6F7" w14:textId="77777777" w:rsidR="00706B03" w:rsidRDefault="00000000">
            <w:r>
              <w:rPr>
                <w:sz w:val="18"/>
              </w:rPr>
              <w:t>Account lockout after configurable failed attempts.</w:t>
            </w:r>
          </w:p>
        </w:tc>
      </w:tr>
      <w:tr w:rsidR="00706B03" w14:paraId="0E0B8081" w14:textId="77777777" w:rsidTr="00763DE6">
        <w:trPr>
          <w:jc w:val="center"/>
          <w:trPrChange w:id="100" w:author="Karan Mistry" w:date="2026-04-19T02:10:00Z" w16du:dateUtc="2026-04-19T06:10:00Z">
            <w:trPr>
              <w:jc w:val="center"/>
            </w:trPr>
          </w:trPrChange>
        </w:trPr>
        <w:tc>
          <w:tcPr>
            <w:tcW w:w="1080" w:type="dxa"/>
            <w:shd w:val="clear" w:color="auto" w:fill="EDF3F9"/>
            <w:tcMar>
              <w:top w:w="80" w:type="dxa"/>
              <w:left w:w="100" w:type="dxa"/>
              <w:bottom w:w="80" w:type="dxa"/>
              <w:right w:w="100" w:type="dxa"/>
            </w:tcMar>
            <w:vAlign w:val="center"/>
            <w:tcPrChange w:id="101" w:author="Karan Mistry" w:date="2026-04-19T02:10:00Z" w16du:dateUtc="2026-04-19T06:10:00Z">
              <w:tcPr>
                <w:tcW w:w="1080" w:type="dxa"/>
                <w:shd w:val="clear" w:color="auto" w:fill="EDF3F9"/>
                <w:tcMar>
                  <w:top w:w="80" w:type="dxa"/>
                  <w:left w:w="100" w:type="dxa"/>
                  <w:bottom w:w="80" w:type="dxa"/>
                  <w:right w:w="100" w:type="dxa"/>
                </w:tcMar>
                <w:vAlign w:val="center"/>
              </w:tcPr>
            </w:tcPrChange>
          </w:tcPr>
          <w:p w14:paraId="0D3FA668" w14:textId="77777777" w:rsidR="00706B03" w:rsidRDefault="00000000">
            <w:pPr>
              <w:jc w:val="center"/>
            </w:pPr>
            <w:r>
              <w:rPr>
                <w:sz w:val="18"/>
              </w:rPr>
              <w:t>AUTH-02</w:t>
            </w:r>
          </w:p>
        </w:tc>
        <w:tc>
          <w:tcPr>
            <w:tcW w:w="1655" w:type="dxa"/>
            <w:shd w:val="clear" w:color="auto" w:fill="EDF3F9"/>
            <w:tcMar>
              <w:top w:w="80" w:type="dxa"/>
              <w:left w:w="100" w:type="dxa"/>
              <w:bottom w:w="80" w:type="dxa"/>
              <w:right w:w="100" w:type="dxa"/>
            </w:tcMar>
            <w:vAlign w:val="center"/>
            <w:tcPrChange w:id="102" w:author="Karan Mistry" w:date="2026-04-19T02:10:00Z" w16du:dateUtc="2026-04-19T06:10:00Z">
              <w:tcPr>
                <w:tcW w:w="1655" w:type="dxa"/>
                <w:shd w:val="clear" w:color="auto" w:fill="EDF3F9"/>
                <w:tcMar>
                  <w:top w:w="80" w:type="dxa"/>
                  <w:left w:w="100" w:type="dxa"/>
                  <w:bottom w:w="80" w:type="dxa"/>
                  <w:right w:w="100" w:type="dxa"/>
                </w:tcMar>
                <w:vAlign w:val="center"/>
              </w:tcPr>
            </w:tcPrChange>
          </w:tcPr>
          <w:p w14:paraId="5DDF9E26" w14:textId="77777777" w:rsidR="00706B03" w:rsidRDefault="00000000">
            <w:r>
              <w:rPr>
                <w:sz w:val="18"/>
              </w:rPr>
              <w:t>Role-based access control</w:t>
            </w:r>
          </w:p>
        </w:tc>
        <w:tc>
          <w:tcPr>
            <w:tcW w:w="3384" w:type="dxa"/>
            <w:shd w:val="clear" w:color="auto" w:fill="EDF3F9"/>
            <w:tcMar>
              <w:top w:w="80" w:type="dxa"/>
              <w:left w:w="100" w:type="dxa"/>
              <w:bottom w:w="80" w:type="dxa"/>
              <w:right w:w="100" w:type="dxa"/>
            </w:tcMar>
            <w:vAlign w:val="center"/>
            <w:tcPrChange w:id="103" w:author="Karan Mistry" w:date="2026-04-19T02:10:00Z" w16du:dateUtc="2026-04-19T06:10:00Z">
              <w:tcPr>
                <w:tcW w:w="3384" w:type="dxa"/>
                <w:shd w:val="clear" w:color="auto" w:fill="EDF3F9"/>
                <w:tcMar>
                  <w:top w:w="80" w:type="dxa"/>
                  <w:left w:w="100" w:type="dxa"/>
                  <w:bottom w:w="80" w:type="dxa"/>
                  <w:right w:w="100" w:type="dxa"/>
                </w:tcMar>
                <w:vAlign w:val="center"/>
              </w:tcPr>
            </w:tcPrChange>
          </w:tcPr>
          <w:p w14:paraId="66C304C0" w14:textId="77777777" w:rsidR="00706B03" w:rsidRDefault="00000000">
            <w:r>
              <w:rPr>
                <w:sz w:val="18"/>
              </w:rPr>
              <w:t>Every module, tab, field group and action shall be permission-driven.</w:t>
            </w:r>
          </w:p>
        </w:tc>
        <w:tc>
          <w:tcPr>
            <w:tcW w:w="2808" w:type="dxa"/>
            <w:shd w:val="clear" w:color="auto" w:fill="EDF3F9"/>
            <w:tcMar>
              <w:top w:w="80" w:type="dxa"/>
              <w:left w:w="100" w:type="dxa"/>
              <w:bottom w:w="80" w:type="dxa"/>
              <w:right w:w="100" w:type="dxa"/>
            </w:tcMar>
            <w:vAlign w:val="center"/>
            <w:tcPrChange w:id="104" w:author="Karan Mistry" w:date="2026-04-19T02:10:00Z" w16du:dateUtc="2026-04-19T06:10:00Z">
              <w:tcPr>
                <w:tcW w:w="2808" w:type="dxa"/>
                <w:shd w:val="clear" w:color="auto" w:fill="EDF3F9"/>
                <w:tcMar>
                  <w:top w:w="80" w:type="dxa"/>
                  <w:left w:w="100" w:type="dxa"/>
                  <w:bottom w:w="80" w:type="dxa"/>
                  <w:right w:w="100" w:type="dxa"/>
                </w:tcMar>
                <w:vAlign w:val="center"/>
              </w:tcPr>
            </w:tcPrChange>
          </w:tcPr>
          <w:p w14:paraId="629A17A2" w14:textId="77777777" w:rsidR="00706B03" w:rsidRDefault="00000000">
            <w:r>
              <w:rPr>
                <w:sz w:val="18"/>
              </w:rPr>
              <w:t>System maps users to roles and department scopes.</w:t>
            </w:r>
          </w:p>
        </w:tc>
        <w:tc>
          <w:tcPr>
            <w:tcW w:w="1152" w:type="dxa"/>
            <w:shd w:val="clear" w:color="auto" w:fill="EDF3F9"/>
            <w:tcMar>
              <w:top w:w="80" w:type="dxa"/>
              <w:left w:w="100" w:type="dxa"/>
              <w:bottom w:w="80" w:type="dxa"/>
              <w:right w:w="100" w:type="dxa"/>
            </w:tcMar>
            <w:vAlign w:val="center"/>
            <w:tcPrChange w:id="105" w:author="Karan Mistry" w:date="2026-04-19T02:10:00Z" w16du:dateUtc="2026-04-19T06:10:00Z">
              <w:tcPr>
                <w:tcW w:w="1152" w:type="dxa"/>
                <w:shd w:val="clear" w:color="auto" w:fill="EDF3F9"/>
                <w:tcMar>
                  <w:top w:w="80" w:type="dxa"/>
                  <w:left w:w="100" w:type="dxa"/>
                  <w:bottom w:w="80" w:type="dxa"/>
                  <w:right w:w="100" w:type="dxa"/>
                </w:tcMar>
                <w:vAlign w:val="center"/>
              </w:tcPr>
            </w:tcPrChange>
          </w:tcPr>
          <w:p w14:paraId="4C89928B" w14:textId="77777777" w:rsidR="00706B03" w:rsidRDefault="00000000">
            <w:pPr>
              <w:jc w:val="center"/>
            </w:pPr>
            <w:r>
              <w:rPr>
                <w:sz w:val="18"/>
              </w:rPr>
              <w:t>Required</w:t>
            </w:r>
          </w:p>
        </w:tc>
        <w:tc>
          <w:tcPr>
            <w:tcW w:w="1944" w:type="dxa"/>
            <w:shd w:val="clear" w:color="auto" w:fill="EDF3F9"/>
            <w:tcMar>
              <w:top w:w="80" w:type="dxa"/>
              <w:left w:w="100" w:type="dxa"/>
              <w:bottom w:w="80" w:type="dxa"/>
              <w:right w:w="100" w:type="dxa"/>
            </w:tcMar>
            <w:vAlign w:val="center"/>
            <w:tcPrChange w:id="106" w:author="Karan Mistry" w:date="2026-04-19T02:10:00Z" w16du:dateUtc="2026-04-19T06:10:00Z">
              <w:tcPr>
                <w:tcW w:w="1944" w:type="dxa"/>
                <w:shd w:val="clear" w:color="auto" w:fill="EDF3F9"/>
                <w:tcMar>
                  <w:top w:w="80" w:type="dxa"/>
                  <w:left w:w="100" w:type="dxa"/>
                  <w:bottom w:w="80" w:type="dxa"/>
                  <w:right w:w="100" w:type="dxa"/>
                </w:tcMar>
                <w:vAlign w:val="center"/>
              </w:tcPr>
            </w:tcPrChange>
          </w:tcPr>
          <w:p w14:paraId="54C7BF87" w14:textId="77777777" w:rsidR="00706B03" w:rsidRDefault="00000000">
            <w:r>
              <w:rPr>
                <w:sz w:val="18"/>
              </w:rPr>
              <w:t>No user should see patient data outside authorized scope.</w:t>
            </w:r>
          </w:p>
        </w:tc>
      </w:tr>
      <w:tr w:rsidR="00706B03" w14:paraId="427742E2" w14:textId="77777777" w:rsidTr="00763DE6">
        <w:trPr>
          <w:jc w:val="center"/>
          <w:trPrChange w:id="107" w:author="Karan Mistry" w:date="2026-04-19T02:10:00Z" w16du:dateUtc="2026-04-19T06:10:00Z">
            <w:trPr>
              <w:jc w:val="center"/>
            </w:trPr>
          </w:trPrChange>
        </w:trPr>
        <w:tc>
          <w:tcPr>
            <w:tcW w:w="1080" w:type="dxa"/>
            <w:tcMar>
              <w:top w:w="80" w:type="dxa"/>
              <w:left w:w="100" w:type="dxa"/>
              <w:bottom w:w="80" w:type="dxa"/>
              <w:right w:w="100" w:type="dxa"/>
            </w:tcMar>
            <w:vAlign w:val="center"/>
            <w:tcPrChange w:id="108" w:author="Karan Mistry" w:date="2026-04-19T02:10:00Z" w16du:dateUtc="2026-04-19T06:10:00Z">
              <w:tcPr>
                <w:tcW w:w="1080" w:type="dxa"/>
                <w:tcMar>
                  <w:top w:w="80" w:type="dxa"/>
                  <w:left w:w="100" w:type="dxa"/>
                  <w:bottom w:w="80" w:type="dxa"/>
                  <w:right w:w="100" w:type="dxa"/>
                </w:tcMar>
                <w:vAlign w:val="center"/>
              </w:tcPr>
            </w:tcPrChange>
          </w:tcPr>
          <w:p w14:paraId="6A4D7BE6" w14:textId="77777777" w:rsidR="00706B03" w:rsidRDefault="00000000">
            <w:pPr>
              <w:jc w:val="center"/>
            </w:pPr>
            <w:r>
              <w:rPr>
                <w:sz w:val="18"/>
              </w:rPr>
              <w:t>AUTH-03</w:t>
            </w:r>
          </w:p>
        </w:tc>
        <w:tc>
          <w:tcPr>
            <w:tcW w:w="1655" w:type="dxa"/>
            <w:tcMar>
              <w:top w:w="80" w:type="dxa"/>
              <w:left w:w="100" w:type="dxa"/>
              <w:bottom w:w="80" w:type="dxa"/>
              <w:right w:w="100" w:type="dxa"/>
            </w:tcMar>
            <w:vAlign w:val="center"/>
            <w:tcPrChange w:id="109" w:author="Karan Mistry" w:date="2026-04-19T02:10:00Z" w16du:dateUtc="2026-04-19T06:10:00Z">
              <w:tcPr>
                <w:tcW w:w="1655" w:type="dxa"/>
                <w:tcMar>
                  <w:top w:w="80" w:type="dxa"/>
                  <w:left w:w="100" w:type="dxa"/>
                  <w:bottom w:w="80" w:type="dxa"/>
                  <w:right w:w="100" w:type="dxa"/>
                </w:tcMar>
                <w:vAlign w:val="center"/>
              </w:tcPr>
            </w:tcPrChange>
          </w:tcPr>
          <w:p w14:paraId="399718BF" w14:textId="77777777" w:rsidR="00706B03" w:rsidRDefault="00000000">
            <w:r>
              <w:rPr>
                <w:sz w:val="18"/>
              </w:rPr>
              <w:t>Session timeout</w:t>
            </w:r>
          </w:p>
        </w:tc>
        <w:tc>
          <w:tcPr>
            <w:tcW w:w="3384" w:type="dxa"/>
            <w:tcMar>
              <w:top w:w="80" w:type="dxa"/>
              <w:left w:w="100" w:type="dxa"/>
              <w:bottom w:w="80" w:type="dxa"/>
              <w:right w:w="100" w:type="dxa"/>
            </w:tcMar>
            <w:vAlign w:val="center"/>
            <w:tcPrChange w:id="110" w:author="Karan Mistry" w:date="2026-04-19T02:10:00Z" w16du:dateUtc="2026-04-19T06:10:00Z">
              <w:tcPr>
                <w:tcW w:w="3384" w:type="dxa"/>
                <w:tcMar>
                  <w:top w:w="80" w:type="dxa"/>
                  <w:left w:w="100" w:type="dxa"/>
                  <w:bottom w:w="80" w:type="dxa"/>
                  <w:right w:w="100" w:type="dxa"/>
                </w:tcMar>
                <w:vAlign w:val="center"/>
              </w:tcPr>
            </w:tcPrChange>
          </w:tcPr>
          <w:p w14:paraId="749D2A54" w14:textId="77777777" w:rsidR="00706B03" w:rsidRDefault="00000000">
            <w:r>
              <w:rPr>
                <w:sz w:val="18"/>
              </w:rPr>
              <w:t>Inactive sessions shall auto-expire after a configurable period.</w:t>
            </w:r>
          </w:p>
        </w:tc>
        <w:tc>
          <w:tcPr>
            <w:tcW w:w="2808" w:type="dxa"/>
            <w:tcMar>
              <w:top w:w="80" w:type="dxa"/>
              <w:left w:w="100" w:type="dxa"/>
              <w:bottom w:w="80" w:type="dxa"/>
              <w:right w:w="100" w:type="dxa"/>
            </w:tcMar>
            <w:vAlign w:val="center"/>
            <w:tcPrChange w:id="111" w:author="Karan Mistry" w:date="2026-04-19T02:10:00Z" w16du:dateUtc="2026-04-19T06:10:00Z">
              <w:tcPr>
                <w:tcW w:w="2808" w:type="dxa"/>
                <w:tcMar>
                  <w:top w:w="80" w:type="dxa"/>
                  <w:left w:w="100" w:type="dxa"/>
                  <w:bottom w:w="80" w:type="dxa"/>
                  <w:right w:w="100" w:type="dxa"/>
                </w:tcMar>
                <w:vAlign w:val="center"/>
              </w:tcPr>
            </w:tcPrChange>
          </w:tcPr>
          <w:p w14:paraId="4C6DDBA4" w14:textId="77777777" w:rsidR="00706B03" w:rsidRDefault="00000000">
            <w:r>
              <w:rPr>
                <w:sz w:val="18"/>
              </w:rPr>
              <w:t>Warn user before session expiry; allow safe save-before-timeout patterns.</w:t>
            </w:r>
          </w:p>
        </w:tc>
        <w:tc>
          <w:tcPr>
            <w:tcW w:w="1152" w:type="dxa"/>
            <w:tcMar>
              <w:top w:w="80" w:type="dxa"/>
              <w:left w:w="100" w:type="dxa"/>
              <w:bottom w:w="80" w:type="dxa"/>
              <w:right w:w="100" w:type="dxa"/>
            </w:tcMar>
            <w:vAlign w:val="center"/>
            <w:tcPrChange w:id="112" w:author="Karan Mistry" w:date="2026-04-19T02:10:00Z" w16du:dateUtc="2026-04-19T06:10:00Z">
              <w:tcPr>
                <w:tcW w:w="1152" w:type="dxa"/>
                <w:tcMar>
                  <w:top w:w="80" w:type="dxa"/>
                  <w:left w:w="100" w:type="dxa"/>
                  <w:bottom w:w="80" w:type="dxa"/>
                  <w:right w:w="100" w:type="dxa"/>
                </w:tcMar>
                <w:vAlign w:val="center"/>
              </w:tcPr>
            </w:tcPrChange>
          </w:tcPr>
          <w:p w14:paraId="2D8FF7A0"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Change w:id="113" w:author="Karan Mistry" w:date="2026-04-19T02:10:00Z" w16du:dateUtc="2026-04-19T06:10:00Z">
              <w:tcPr>
                <w:tcW w:w="1944" w:type="dxa"/>
                <w:tcMar>
                  <w:top w:w="80" w:type="dxa"/>
                  <w:left w:w="100" w:type="dxa"/>
                  <w:bottom w:w="80" w:type="dxa"/>
                  <w:right w:w="100" w:type="dxa"/>
                </w:tcMar>
                <w:vAlign w:val="center"/>
              </w:tcPr>
            </w:tcPrChange>
          </w:tcPr>
          <w:p w14:paraId="071B6ED3" w14:textId="77777777" w:rsidR="00706B03" w:rsidRDefault="00000000">
            <w:r>
              <w:rPr>
                <w:sz w:val="18"/>
              </w:rPr>
              <w:t>Reduces unattended workstation risk.</w:t>
            </w:r>
          </w:p>
        </w:tc>
      </w:tr>
      <w:tr w:rsidR="00706B03" w14:paraId="535FA9A5" w14:textId="77777777" w:rsidTr="00763DE6">
        <w:trPr>
          <w:jc w:val="center"/>
          <w:trPrChange w:id="114" w:author="Karan Mistry" w:date="2026-04-19T02:10:00Z" w16du:dateUtc="2026-04-19T06:10:00Z">
            <w:trPr>
              <w:jc w:val="center"/>
            </w:trPr>
          </w:trPrChange>
        </w:trPr>
        <w:tc>
          <w:tcPr>
            <w:tcW w:w="1080" w:type="dxa"/>
            <w:shd w:val="clear" w:color="auto" w:fill="EDF3F9"/>
            <w:tcMar>
              <w:top w:w="80" w:type="dxa"/>
              <w:left w:w="100" w:type="dxa"/>
              <w:bottom w:w="80" w:type="dxa"/>
              <w:right w:w="100" w:type="dxa"/>
            </w:tcMar>
            <w:vAlign w:val="center"/>
            <w:tcPrChange w:id="115" w:author="Karan Mistry" w:date="2026-04-19T02:10:00Z" w16du:dateUtc="2026-04-19T06:10:00Z">
              <w:tcPr>
                <w:tcW w:w="1080" w:type="dxa"/>
                <w:shd w:val="clear" w:color="auto" w:fill="EDF3F9"/>
                <w:tcMar>
                  <w:top w:w="80" w:type="dxa"/>
                  <w:left w:w="100" w:type="dxa"/>
                  <w:bottom w:w="80" w:type="dxa"/>
                  <w:right w:w="100" w:type="dxa"/>
                </w:tcMar>
                <w:vAlign w:val="center"/>
              </w:tcPr>
            </w:tcPrChange>
          </w:tcPr>
          <w:p w14:paraId="744DB4B6" w14:textId="77777777" w:rsidR="00706B03" w:rsidRDefault="00000000">
            <w:pPr>
              <w:jc w:val="center"/>
            </w:pPr>
            <w:r>
              <w:rPr>
                <w:sz w:val="18"/>
              </w:rPr>
              <w:t>AUTH-04</w:t>
            </w:r>
          </w:p>
        </w:tc>
        <w:tc>
          <w:tcPr>
            <w:tcW w:w="1655" w:type="dxa"/>
            <w:shd w:val="clear" w:color="auto" w:fill="EDF3F9"/>
            <w:tcMar>
              <w:top w:w="80" w:type="dxa"/>
              <w:left w:w="100" w:type="dxa"/>
              <w:bottom w:w="80" w:type="dxa"/>
              <w:right w:w="100" w:type="dxa"/>
            </w:tcMar>
            <w:vAlign w:val="center"/>
            <w:tcPrChange w:id="116" w:author="Karan Mistry" w:date="2026-04-19T02:10:00Z" w16du:dateUtc="2026-04-19T06:10:00Z">
              <w:tcPr>
                <w:tcW w:w="1655" w:type="dxa"/>
                <w:shd w:val="clear" w:color="auto" w:fill="EDF3F9"/>
                <w:tcMar>
                  <w:top w:w="80" w:type="dxa"/>
                  <w:left w:w="100" w:type="dxa"/>
                  <w:bottom w:w="80" w:type="dxa"/>
                  <w:right w:w="100" w:type="dxa"/>
                </w:tcMar>
                <w:vAlign w:val="center"/>
              </w:tcPr>
            </w:tcPrChange>
          </w:tcPr>
          <w:p w14:paraId="641A9770" w14:textId="77777777" w:rsidR="00706B03" w:rsidRDefault="00000000">
            <w:r>
              <w:rPr>
                <w:sz w:val="18"/>
              </w:rPr>
              <w:t>Device/session logging</w:t>
            </w:r>
          </w:p>
        </w:tc>
        <w:tc>
          <w:tcPr>
            <w:tcW w:w="3384" w:type="dxa"/>
            <w:shd w:val="clear" w:color="auto" w:fill="EDF3F9"/>
            <w:tcMar>
              <w:top w:w="80" w:type="dxa"/>
              <w:left w:w="100" w:type="dxa"/>
              <w:bottom w:w="80" w:type="dxa"/>
              <w:right w:w="100" w:type="dxa"/>
            </w:tcMar>
            <w:vAlign w:val="center"/>
            <w:tcPrChange w:id="117" w:author="Karan Mistry" w:date="2026-04-19T02:10:00Z" w16du:dateUtc="2026-04-19T06:10:00Z">
              <w:tcPr>
                <w:tcW w:w="3384" w:type="dxa"/>
                <w:shd w:val="clear" w:color="auto" w:fill="EDF3F9"/>
                <w:tcMar>
                  <w:top w:w="80" w:type="dxa"/>
                  <w:left w:w="100" w:type="dxa"/>
                  <w:bottom w:w="80" w:type="dxa"/>
                  <w:right w:w="100" w:type="dxa"/>
                </w:tcMar>
                <w:vAlign w:val="center"/>
              </w:tcPr>
            </w:tcPrChange>
          </w:tcPr>
          <w:p w14:paraId="6B307E20" w14:textId="77777777" w:rsidR="00706B03" w:rsidRDefault="00000000">
            <w:r>
              <w:rPr>
                <w:sz w:val="18"/>
              </w:rPr>
              <w:t>Record login time, IP/device metadata and logout/session termination events.</w:t>
            </w:r>
          </w:p>
        </w:tc>
        <w:tc>
          <w:tcPr>
            <w:tcW w:w="2808" w:type="dxa"/>
            <w:shd w:val="clear" w:color="auto" w:fill="EDF3F9"/>
            <w:tcMar>
              <w:top w:w="80" w:type="dxa"/>
              <w:left w:w="100" w:type="dxa"/>
              <w:bottom w:w="80" w:type="dxa"/>
              <w:right w:w="100" w:type="dxa"/>
            </w:tcMar>
            <w:vAlign w:val="center"/>
            <w:tcPrChange w:id="118" w:author="Karan Mistry" w:date="2026-04-19T02:10:00Z" w16du:dateUtc="2026-04-19T06:10:00Z">
              <w:tcPr>
                <w:tcW w:w="2808" w:type="dxa"/>
                <w:shd w:val="clear" w:color="auto" w:fill="EDF3F9"/>
                <w:tcMar>
                  <w:top w:w="80" w:type="dxa"/>
                  <w:left w:w="100" w:type="dxa"/>
                  <w:bottom w:w="80" w:type="dxa"/>
                  <w:right w:w="100" w:type="dxa"/>
                </w:tcMar>
                <w:vAlign w:val="center"/>
              </w:tcPr>
            </w:tcPrChange>
          </w:tcPr>
          <w:p w14:paraId="3E6374AE" w14:textId="77777777" w:rsidR="00706B03" w:rsidRDefault="00000000">
            <w:r>
              <w:rPr>
                <w:sz w:val="18"/>
              </w:rPr>
              <w:t>Accessible to admin/compliance logs.</w:t>
            </w:r>
          </w:p>
        </w:tc>
        <w:tc>
          <w:tcPr>
            <w:tcW w:w="1152" w:type="dxa"/>
            <w:shd w:val="clear" w:color="auto" w:fill="EDF3F9"/>
            <w:tcMar>
              <w:top w:w="80" w:type="dxa"/>
              <w:left w:w="100" w:type="dxa"/>
              <w:bottom w:w="80" w:type="dxa"/>
              <w:right w:w="100" w:type="dxa"/>
            </w:tcMar>
            <w:vAlign w:val="center"/>
            <w:tcPrChange w:id="119" w:author="Karan Mistry" w:date="2026-04-19T02:10:00Z" w16du:dateUtc="2026-04-19T06:10:00Z">
              <w:tcPr>
                <w:tcW w:w="1152" w:type="dxa"/>
                <w:shd w:val="clear" w:color="auto" w:fill="EDF3F9"/>
                <w:tcMar>
                  <w:top w:w="80" w:type="dxa"/>
                  <w:left w:w="100" w:type="dxa"/>
                  <w:bottom w:w="80" w:type="dxa"/>
                  <w:right w:w="100" w:type="dxa"/>
                </w:tcMar>
                <w:vAlign w:val="center"/>
              </w:tcPr>
            </w:tcPrChange>
          </w:tcPr>
          <w:p w14:paraId="08801626" w14:textId="77777777" w:rsidR="00706B03" w:rsidRDefault="00000000">
            <w:pPr>
              <w:jc w:val="center"/>
            </w:pPr>
            <w:r>
              <w:rPr>
                <w:sz w:val="18"/>
              </w:rPr>
              <w:t>Required</w:t>
            </w:r>
          </w:p>
        </w:tc>
        <w:tc>
          <w:tcPr>
            <w:tcW w:w="1944" w:type="dxa"/>
            <w:shd w:val="clear" w:color="auto" w:fill="EDF3F9"/>
            <w:tcMar>
              <w:top w:w="80" w:type="dxa"/>
              <w:left w:w="100" w:type="dxa"/>
              <w:bottom w:w="80" w:type="dxa"/>
              <w:right w:w="100" w:type="dxa"/>
            </w:tcMar>
            <w:vAlign w:val="center"/>
            <w:tcPrChange w:id="120" w:author="Karan Mistry" w:date="2026-04-19T02:10:00Z" w16du:dateUtc="2026-04-19T06:10:00Z">
              <w:tcPr>
                <w:tcW w:w="1944" w:type="dxa"/>
                <w:shd w:val="clear" w:color="auto" w:fill="EDF3F9"/>
                <w:tcMar>
                  <w:top w:w="80" w:type="dxa"/>
                  <w:left w:w="100" w:type="dxa"/>
                  <w:bottom w:w="80" w:type="dxa"/>
                  <w:right w:w="100" w:type="dxa"/>
                </w:tcMar>
                <w:vAlign w:val="center"/>
              </w:tcPr>
            </w:tcPrChange>
          </w:tcPr>
          <w:p w14:paraId="34DE689A" w14:textId="77777777" w:rsidR="00706B03" w:rsidRDefault="00000000">
            <w:r>
              <w:rPr>
                <w:sz w:val="18"/>
              </w:rPr>
              <w:t>Supports investigations and suspicious access review.</w:t>
            </w:r>
          </w:p>
        </w:tc>
      </w:tr>
      <w:tr w:rsidR="00706B03" w14:paraId="4F77B05A" w14:textId="77777777" w:rsidTr="00763DE6">
        <w:trPr>
          <w:jc w:val="center"/>
          <w:trPrChange w:id="121" w:author="Karan Mistry" w:date="2026-04-19T02:10:00Z" w16du:dateUtc="2026-04-19T06:10:00Z">
            <w:trPr>
              <w:jc w:val="center"/>
            </w:trPr>
          </w:trPrChange>
        </w:trPr>
        <w:tc>
          <w:tcPr>
            <w:tcW w:w="1080" w:type="dxa"/>
            <w:tcMar>
              <w:top w:w="80" w:type="dxa"/>
              <w:left w:w="100" w:type="dxa"/>
              <w:bottom w:w="80" w:type="dxa"/>
              <w:right w:w="100" w:type="dxa"/>
            </w:tcMar>
            <w:vAlign w:val="center"/>
            <w:tcPrChange w:id="122" w:author="Karan Mistry" w:date="2026-04-19T02:10:00Z" w16du:dateUtc="2026-04-19T06:10:00Z">
              <w:tcPr>
                <w:tcW w:w="1080" w:type="dxa"/>
                <w:tcMar>
                  <w:top w:w="80" w:type="dxa"/>
                  <w:left w:w="100" w:type="dxa"/>
                  <w:bottom w:w="80" w:type="dxa"/>
                  <w:right w:w="100" w:type="dxa"/>
                </w:tcMar>
                <w:vAlign w:val="center"/>
              </w:tcPr>
            </w:tcPrChange>
          </w:tcPr>
          <w:p w14:paraId="17FC06A5" w14:textId="77777777" w:rsidR="00706B03" w:rsidRDefault="00000000">
            <w:pPr>
              <w:jc w:val="center"/>
            </w:pPr>
            <w:r>
              <w:rPr>
                <w:sz w:val="18"/>
              </w:rPr>
              <w:t>AUTH-05</w:t>
            </w:r>
          </w:p>
        </w:tc>
        <w:tc>
          <w:tcPr>
            <w:tcW w:w="1655" w:type="dxa"/>
            <w:tcMar>
              <w:top w:w="80" w:type="dxa"/>
              <w:left w:w="100" w:type="dxa"/>
              <w:bottom w:w="80" w:type="dxa"/>
              <w:right w:w="100" w:type="dxa"/>
            </w:tcMar>
            <w:vAlign w:val="center"/>
            <w:tcPrChange w:id="123" w:author="Karan Mistry" w:date="2026-04-19T02:10:00Z" w16du:dateUtc="2026-04-19T06:10:00Z">
              <w:tcPr>
                <w:tcW w:w="1655" w:type="dxa"/>
                <w:tcMar>
                  <w:top w:w="80" w:type="dxa"/>
                  <w:left w:w="100" w:type="dxa"/>
                  <w:bottom w:w="80" w:type="dxa"/>
                  <w:right w:w="100" w:type="dxa"/>
                </w:tcMar>
                <w:vAlign w:val="center"/>
              </w:tcPr>
            </w:tcPrChange>
          </w:tcPr>
          <w:p w14:paraId="3A97AA67" w14:textId="77777777" w:rsidR="00706B03" w:rsidRDefault="00000000">
            <w:r>
              <w:rPr>
                <w:sz w:val="18"/>
              </w:rPr>
              <w:t>Break-glass access</w:t>
            </w:r>
          </w:p>
        </w:tc>
        <w:tc>
          <w:tcPr>
            <w:tcW w:w="3384" w:type="dxa"/>
            <w:tcMar>
              <w:top w:w="80" w:type="dxa"/>
              <w:left w:w="100" w:type="dxa"/>
              <w:bottom w:w="80" w:type="dxa"/>
              <w:right w:w="100" w:type="dxa"/>
            </w:tcMar>
            <w:vAlign w:val="center"/>
            <w:tcPrChange w:id="124" w:author="Karan Mistry" w:date="2026-04-19T02:10:00Z" w16du:dateUtc="2026-04-19T06:10:00Z">
              <w:tcPr>
                <w:tcW w:w="3384" w:type="dxa"/>
                <w:tcMar>
                  <w:top w:w="80" w:type="dxa"/>
                  <w:left w:w="100" w:type="dxa"/>
                  <w:bottom w:w="80" w:type="dxa"/>
                  <w:right w:w="100" w:type="dxa"/>
                </w:tcMar>
                <w:vAlign w:val="center"/>
              </w:tcPr>
            </w:tcPrChange>
          </w:tcPr>
          <w:p w14:paraId="67710FAD" w14:textId="77777777" w:rsidR="00706B03" w:rsidRDefault="00000000">
            <w:r>
              <w:rPr>
                <w:sz w:val="18"/>
              </w:rPr>
              <w:t>Optional emergency override flow for exceptional access needs.</w:t>
            </w:r>
          </w:p>
        </w:tc>
        <w:tc>
          <w:tcPr>
            <w:tcW w:w="2808" w:type="dxa"/>
            <w:tcMar>
              <w:top w:w="80" w:type="dxa"/>
              <w:left w:w="100" w:type="dxa"/>
              <w:bottom w:w="80" w:type="dxa"/>
              <w:right w:w="100" w:type="dxa"/>
            </w:tcMar>
            <w:vAlign w:val="center"/>
            <w:tcPrChange w:id="125" w:author="Karan Mistry" w:date="2026-04-19T02:10:00Z" w16du:dateUtc="2026-04-19T06:10:00Z">
              <w:tcPr>
                <w:tcW w:w="2808" w:type="dxa"/>
                <w:tcMar>
                  <w:top w:w="80" w:type="dxa"/>
                  <w:left w:w="100" w:type="dxa"/>
                  <w:bottom w:w="80" w:type="dxa"/>
                  <w:right w:w="100" w:type="dxa"/>
                </w:tcMar>
                <w:vAlign w:val="center"/>
              </w:tcPr>
            </w:tcPrChange>
          </w:tcPr>
          <w:p w14:paraId="77734D04" w14:textId="77777777" w:rsidR="00706B03" w:rsidRDefault="00000000">
            <w:r>
              <w:rPr>
                <w:sz w:val="18"/>
              </w:rPr>
              <w:t>Require reason capture and extra audit entry.</w:t>
            </w:r>
          </w:p>
        </w:tc>
        <w:tc>
          <w:tcPr>
            <w:tcW w:w="1152" w:type="dxa"/>
            <w:tcMar>
              <w:top w:w="80" w:type="dxa"/>
              <w:left w:w="100" w:type="dxa"/>
              <w:bottom w:w="80" w:type="dxa"/>
              <w:right w:w="100" w:type="dxa"/>
            </w:tcMar>
            <w:vAlign w:val="center"/>
            <w:tcPrChange w:id="126" w:author="Karan Mistry" w:date="2026-04-19T02:10:00Z" w16du:dateUtc="2026-04-19T06:10:00Z">
              <w:tcPr>
                <w:tcW w:w="1152" w:type="dxa"/>
                <w:tcMar>
                  <w:top w:w="80" w:type="dxa"/>
                  <w:left w:w="100" w:type="dxa"/>
                  <w:bottom w:w="80" w:type="dxa"/>
                  <w:right w:w="100" w:type="dxa"/>
                </w:tcMar>
                <w:vAlign w:val="center"/>
              </w:tcPr>
            </w:tcPrChange>
          </w:tcPr>
          <w:p w14:paraId="1D5E853F" w14:textId="77777777" w:rsidR="00706B03" w:rsidRDefault="00000000">
            <w:pPr>
              <w:jc w:val="center"/>
            </w:pPr>
            <w:r>
              <w:rPr>
                <w:sz w:val="18"/>
              </w:rPr>
              <w:t>Optional / Recommended</w:t>
            </w:r>
          </w:p>
        </w:tc>
        <w:tc>
          <w:tcPr>
            <w:tcW w:w="1944" w:type="dxa"/>
            <w:tcMar>
              <w:top w:w="80" w:type="dxa"/>
              <w:left w:w="100" w:type="dxa"/>
              <w:bottom w:w="80" w:type="dxa"/>
              <w:right w:w="100" w:type="dxa"/>
            </w:tcMar>
            <w:vAlign w:val="center"/>
            <w:tcPrChange w:id="127" w:author="Karan Mistry" w:date="2026-04-19T02:10:00Z" w16du:dateUtc="2026-04-19T06:10:00Z">
              <w:tcPr>
                <w:tcW w:w="1944" w:type="dxa"/>
                <w:tcMar>
                  <w:top w:w="80" w:type="dxa"/>
                  <w:left w:w="100" w:type="dxa"/>
                  <w:bottom w:w="80" w:type="dxa"/>
                  <w:right w:w="100" w:type="dxa"/>
                </w:tcMar>
                <w:vAlign w:val="center"/>
              </w:tcPr>
            </w:tcPrChange>
          </w:tcPr>
          <w:p w14:paraId="4E2A7FDA" w14:textId="77777777" w:rsidR="00706B03" w:rsidRDefault="00000000">
            <w:r>
              <w:rPr>
                <w:sz w:val="18"/>
              </w:rPr>
              <w:t>Useful for urgent care scenarios.</w:t>
            </w:r>
          </w:p>
        </w:tc>
      </w:tr>
      <w:tr w:rsidR="00763DE6" w14:paraId="0C5EBB47" w14:textId="77777777" w:rsidTr="00763DE6">
        <w:trPr>
          <w:jc w:val="center"/>
          <w:ins w:id="128" w:author="Karan Mistry" w:date="2026-04-19T02:10:00Z"/>
          <w:trPrChange w:id="129" w:author="Karan Mistry" w:date="2026-04-19T02:10:00Z" w16du:dateUtc="2026-04-19T06:10:00Z">
            <w:trPr>
              <w:jc w:val="center"/>
            </w:trPr>
          </w:trPrChange>
        </w:trPr>
        <w:tc>
          <w:tcPr>
            <w:tcW w:w="1080" w:type="dxa"/>
            <w:tcMar>
              <w:top w:w="80" w:type="dxa"/>
              <w:left w:w="100" w:type="dxa"/>
              <w:bottom w:w="80" w:type="dxa"/>
              <w:right w:w="100" w:type="dxa"/>
            </w:tcMar>
            <w:vAlign w:val="center"/>
            <w:tcPrChange w:id="130" w:author="Karan Mistry" w:date="2026-04-19T02:10:00Z" w16du:dateUtc="2026-04-19T06:10:00Z">
              <w:tcPr>
                <w:tcW w:w="1080" w:type="dxa"/>
                <w:tcMar>
                  <w:top w:w="80" w:type="dxa"/>
                  <w:left w:w="100" w:type="dxa"/>
                  <w:bottom w:w="80" w:type="dxa"/>
                  <w:right w:w="100" w:type="dxa"/>
                </w:tcMar>
                <w:vAlign w:val="center"/>
              </w:tcPr>
            </w:tcPrChange>
          </w:tcPr>
          <w:p w14:paraId="1AA41297" w14:textId="5EEF8140" w:rsidR="00763DE6" w:rsidRDefault="00763DE6">
            <w:pPr>
              <w:jc w:val="center"/>
              <w:rPr>
                <w:ins w:id="131" w:author="Karan Mistry" w:date="2026-04-19T02:10:00Z" w16du:dateUtc="2026-04-19T06:10:00Z"/>
                <w:sz w:val="18"/>
              </w:rPr>
            </w:pPr>
            <w:ins w:id="132" w:author="Karan Mistry" w:date="2026-04-19T02:10:00Z" w16du:dateUtc="2026-04-19T06:10:00Z">
              <w:r>
                <w:rPr>
                  <w:sz w:val="18"/>
                </w:rPr>
                <w:t>AUT-0</w:t>
              </w:r>
              <w:r w:rsidR="00796579">
                <w:rPr>
                  <w:sz w:val="18"/>
                </w:rPr>
                <w:t>6</w:t>
              </w:r>
            </w:ins>
          </w:p>
        </w:tc>
        <w:tc>
          <w:tcPr>
            <w:tcW w:w="1655" w:type="dxa"/>
            <w:tcMar>
              <w:top w:w="80" w:type="dxa"/>
              <w:left w:w="100" w:type="dxa"/>
              <w:bottom w:w="80" w:type="dxa"/>
              <w:right w:w="100" w:type="dxa"/>
            </w:tcMar>
            <w:vAlign w:val="center"/>
            <w:tcPrChange w:id="133" w:author="Karan Mistry" w:date="2026-04-19T02:10:00Z" w16du:dateUtc="2026-04-19T06:10:00Z">
              <w:tcPr>
                <w:tcW w:w="1655" w:type="dxa"/>
                <w:tcMar>
                  <w:top w:w="80" w:type="dxa"/>
                  <w:left w:w="100" w:type="dxa"/>
                  <w:bottom w:w="80" w:type="dxa"/>
                  <w:right w:w="100" w:type="dxa"/>
                </w:tcMar>
                <w:vAlign w:val="center"/>
              </w:tcPr>
            </w:tcPrChange>
          </w:tcPr>
          <w:p w14:paraId="2369E514" w14:textId="4A181F6F" w:rsidR="00763DE6" w:rsidRDefault="00B12424">
            <w:pPr>
              <w:rPr>
                <w:ins w:id="134" w:author="Karan Mistry" w:date="2026-04-19T02:10:00Z" w16du:dateUtc="2026-04-19T06:10:00Z"/>
                <w:sz w:val="18"/>
              </w:rPr>
            </w:pPr>
            <w:ins w:id="135" w:author="Karan Mistry" w:date="2026-04-19T02:11:00Z" w16du:dateUtc="2026-04-19T06:11:00Z">
              <w:r>
                <w:rPr>
                  <w:sz w:val="18"/>
                </w:rPr>
                <w:t>Create account</w:t>
              </w:r>
            </w:ins>
          </w:p>
        </w:tc>
        <w:tc>
          <w:tcPr>
            <w:tcW w:w="3384" w:type="dxa"/>
            <w:tcMar>
              <w:top w:w="80" w:type="dxa"/>
              <w:left w:w="100" w:type="dxa"/>
              <w:bottom w:w="80" w:type="dxa"/>
              <w:right w:w="100" w:type="dxa"/>
            </w:tcMar>
            <w:vAlign w:val="center"/>
            <w:tcPrChange w:id="136" w:author="Karan Mistry" w:date="2026-04-19T02:10:00Z" w16du:dateUtc="2026-04-19T06:10:00Z">
              <w:tcPr>
                <w:tcW w:w="3384" w:type="dxa"/>
                <w:tcMar>
                  <w:top w:w="80" w:type="dxa"/>
                  <w:left w:w="100" w:type="dxa"/>
                  <w:bottom w:w="80" w:type="dxa"/>
                  <w:right w:w="100" w:type="dxa"/>
                </w:tcMar>
                <w:vAlign w:val="center"/>
              </w:tcPr>
            </w:tcPrChange>
          </w:tcPr>
          <w:p w14:paraId="3085E8EA" w14:textId="20FB7977" w:rsidR="00763DE6" w:rsidRDefault="00B12424">
            <w:pPr>
              <w:rPr>
                <w:ins w:id="137" w:author="Karan Mistry" w:date="2026-04-19T02:10:00Z" w16du:dateUtc="2026-04-19T06:10:00Z"/>
                <w:sz w:val="18"/>
              </w:rPr>
            </w:pPr>
            <w:ins w:id="138" w:author="Karan Mistry" w:date="2026-04-19T02:11:00Z" w16du:dateUtc="2026-04-19T06:11:00Z">
              <w:r>
                <w:rPr>
                  <w:sz w:val="18"/>
                </w:rPr>
                <w:t xml:space="preserve">Allow the </w:t>
              </w:r>
            </w:ins>
            <w:ins w:id="139" w:author="Karan Mistry" w:date="2026-04-19T02:13:00Z" w16du:dateUtc="2026-04-19T06:13:00Z">
              <w:r>
                <w:rPr>
                  <w:sz w:val="18"/>
                </w:rPr>
                <w:t xml:space="preserve">Head </w:t>
              </w:r>
            </w:ins>
            <w:ins w:id="140" w:author="Karan Mistry" w:date="2026-04-19T02:11:00Z" w16du:dateUtc="2026-04-19T06:11:00Z">
              <w:r>
                <w:rPr>
                  <w:sz w:val="18"/>
                </w:rPr>
                <w:t xml:space="preserve">admin to create </w:t>
              </w:r>
            </w:ins>
            <w:ins w:id="141" w:author="Karan Mistry" w:date="2026-04-19T02:15:00Z" w16du:dateUtc="2026-04-19T06:15:00Z">
              <w:r w:rsidR="004E30E9">
                <w:rPr>
                  <w:sz w:val="18"/>
                </w:rPr>
                <w:t>accounts</w:t>
              </w:r>
            </w:ins>
            <w:ins w:id="142" w:author="Karan Mistry" w:date="2026-04-19T02:11:00Z" w16du:dateUtc="2026-04-19T06:11:00Z">
              <w:r>
                <w:rPr>
                  <w:sz w:val="18"/>
                </w:rPr>
                <w:t xml:space="preserve">, </w:t>
              </w:r>
            </w:ins>
            <w:ins w:id="143" w:author="Karan Mistry" w:date="2026-04-19T02:12:00Z" w16du:dateUtc="2026-04-19T06:12:00Z">
              <w:r>
                <w:rPr>
                  <w:sz w:val="18"/>
                </w:rPr>
                <w:t xml:space="preserve">only </w:t>
              </w:r>
            </w:ins>
            <w:ins w:id="144" w:author="Karan Mistry" w:date="2026-04-19T02:13:00Z" w16du:dateUtc="2026-04-19T06:13:00Z">
              <w:r>
                <w:rPr>
                  <w:sz w:val="18"/>
                </w:rPr>
                <w:t>Head</w:t>
              </w:r>
            </w:ins>
            <w:ins w:id="145" w:author="Karan Mistry" w:date="2026-04-19T02:12:00Z" w16du:dateUtc="2026-04-19T06:12:00Z">
              <w:r>
                <w:rPr>
                  <w:sz w:val="18"/>
                </w:rPr>
                <w:t xml:space="preserve"> admin can create </w:t>
              </w:r>
            </w:ins>
            <w:ins w:id="146" w:author="Karan Mistry" w:date="2026-04-19T02:16:00Z" w16du:dateUtc="2026-04-19T06:16:00Z">
              <w:r w:rsidR="004E30E9">
                <w:rPr>
                  <w:sz w:val="18"/>
                </w:rPr>
                <w:t>accounts</w:t>
              </w:r>
            </w:ins>
            <w:ins w:id="147" w:author="Karan Mistry" w:date="2026-04-19T02:12:00Z" w16du:dateUtc="2026-04-19T06:12:00Z">
              <w:r>
                <w:rPr>
                  <w:sz w:val="18"/>
                </w:rPr>
                <w:t xml:space="preserve">. </w:t>
              </w:r>
            </w:ins>
          </w:p>
        </w:tc>
        <w:tc>
          <w:tcPr>
            <w:tcW w:w="2808" w:type="dxa"/>
            <w:tcMar>
              <w:top w:w="80" w:type="dxa"/>
              <w:left w:w="100" w:type="dxa"/>
              <w:bottom w:w="80" w:type="dxa"/>
              <w:right w:w="100" w:type="dxa"/>
            </w:tcMar>
            <w:vAlign w:val="center"/>
            <w:tcPrChange w:id="148" w:author="Karan Mistry" w:date="2026-04-19T02:10:00Z" w16du:dateUtc="2026-04-19T06:10:00Z">
              <w:tcPr>
                <w:tcW w:w="2808" w:type="dxa"/>
                <w:tcMar>
                  <w:top w:w="80" w:type="dxa"/>
                  <w:left w:w="100" w:type="dxa"/>
                  <w:bottom w:w="80" w:type="dxa"/>
                  <w:right w:w="100" w:type="dxa"/>
                </w:tcMar>
                <w:vAlign w:val="center"/>
              </w:tcPr>
            </w:tcPrChange>
          </w:tcPr>
          <w:p w14:paraId="1C4518C6" w14:textId="578CF47A" w:rsidR="00763DE6" w:rsidRDefault="004E30E9">
            <w:pPr>
              <w:rPr>
                <w:ins w:id="149" w:author="Karan Mistry" w:date="2026-04-19T02:10:00Z" w16du:dateUtc="2026-04-19T06:10:00Z"/>
                <w:sz w:val="18"/>
              </w:rPr>
            </w:pPr>
            <w:ins w:id="150" w:author="Karan Mistry" w:date="2026-04-19T02:15:00Z" w16du:dateUtc="2026-04-19T06:15:00Z">
              <w:r>
                <w:rPr>
                  <w:sz w:val="18"/>
                </w:rPr>
                <w:t>Show option for the create account</w:t>
              </w:r>
            </w:ins>
          </w:p>
        </w:tc>
        <w:tc>
          <w:tcPr>
            <w:tcW w:w="1152" w:type="dxa"/>
            <w:tcMar>
              <w:top w:w="80" w:type="dxa"/>
              <w:left w:w="100" w:type="dxa"/>
              <w:bottom w:w="80" w:type="dxa"/>
              <w:right w:w="100" w:type="dxa"/>
            </w:tcMar>
            <w:vAlign w:val="center"/>
            <w:tcPrChange w:id="151" w:author="Karan Mistry" w:date="2026-04-19T02:10:00Z" w16du:dateUtc="2026-04-19T06:10:00Z">
              <w:tcPr>
                <w:tcW w:w="1152" w:type="dxa"/>
                <w:tcMar>
                  <w:top w:w="80" w:type="dxa"/>
                  <w:left w:w="100" w:type="dxa"/>
                  <w:bottom w:w="80" w:type="dxa"/>
                  <w:right w:w="100" w:type="dxa"/>
                </w:tcMar>
                <w:vAlign w:val="center"/>
              </w:tcPr>
            </w:tcPrChange>
          </w:tcPr>
          <w:p w14:paraId="21D42D83" w14:textId="3110C541" w:rsidR="00763DE6" w:rsidRDefault="004E30E9">
            <w:pPr>
              <w:jc w:val="center"/>
              <w:rPr>
                <w:ins w:id="152" w:author="Karan Mistry" w:date="2026-04-19T02:10:00Z" w16du:dateUtc="2026-04-19T06:10:00Z"/>
                <w:sz w:val="18"/>
              </w:rPr>
            </w:pPr>
            <w:ins w:id="153" w:author="Karan Mistry" w:date="2026-04-19T02:15:00Z" w16du:dateUtc="2026-04-19T06:15:00Z">
              <w:r>
                <w:rPr>
                  <w:sz w:val="18"/>
                </w:rPr>
                <w:t>Required</w:t>
              </w:r>
            </w:ins>
          </w:p>
        </w:tc>
        <w:tc>
          <w:tcPr>
            <w:tcW w:w="1944" w:type="dxa"/>
            <w:tcMar>
              <w:top w:w="80" w:type="dxa"/>
              <w:left w:w="100" w:type="dxa"/>
              <w:bottom w:w="80" w:type="dxa"/>
              <w:right w:w="100" w:type="dxa"/>
            </w:tcMar>
            <w:vAlign w:val="center"/>
            <w:tcPrChange w:id="154" w:author="Karan Mistry" w:date="2026-04-19T02:10:00Z" w16du:dateUtc="2026-04-19T06:10:00Z">
              <w:tcPr>
                <w:tcW w:w="1944" w:type="dxa"/>
                <w:tcMar>
                  <w:top w:w="80" w:type="dxa"/>
                  <w:left w:w="100" w:type="dxa"/>
                  <w:bottom w:w="80" w:type="dxa"/>
                  <w:right w:w="100" w:type="dxa"/>
                </w:tcMar>
                <w:vAlign w:val="center"/>
              </w:tcPr>
            </w:tcPrChange>
          </w:tcPr>
          <w:p w14:paraId="63E2BC4D" w14:textId="37428848" w:rsidR="00763DE6" w:rsidRDefault="004E30E9">
            <w:pPr>
              <w:rPr>
                <w:ins w:id="155" w:author="Karan Mistry" w:date="2026-04-19T02:10:00Z" w16du:dateUtc="2026-04-19T06:10:00Z"/>
                <w:sz w:val="18"/>
              </w:rPr>
            </w:pPr>
            <w:ins w:id="156" w:author="Karan Mistry" w:date="2026-04-19T02:15:00Z" w16du:dateUtc="2026-04-19T06:15:00Z">
              <w:r>
                <w:rPr>
                  <w:sz w:val="18"/>
                </w:rPr>
                <w:t xml:space="preserve">Control login access to user </w:t>
              </w:r>
            </w:ins>
          </w:p>
        </w:tc>
      </w:tr>
      <w:tr w:rsidR="00540EDD" w14:paraId="4FDE1D95" w14:textId="77777777" w:rsidTr="00F760D5">
        <w:tblPrEx>
          <w:tblPrExChange w:id="157" w:author="Karan Mistry" w:date="2026-04-19T02:20:00Z" w16du:dateUtc="2026-04-19T06:20:00Z">
            <w:tblPrEx>
              <w:tblW w:w="12023" w:type="dxa"/>
            </w:tblPrEx>
          </w:tblPrExChange>
        </w:tblPrEx>
        <w:trPr>
          <w:jc w:val="center"/>
          <w:ins w:id="158" w:author="Karan Mistry" w:date="2026-04-19T02:19:00Z"/>
          <w:trPrChange w:id="159" w:author="Karan Mistry" w:date="2026-04-19T02:20:00Z" w16du:dateUtc="2026-04-19T06:20:00Z">
            <w:trPr>
              <w:jc w:val="center"/>
            </w:trPr>
          </w:trPrChange>
        </w:trPr>
        <w:tc>
          <w:tcPr>
            <w:tcW w:w="1080" w:type="dxa"/>
            <w:tcMar>
              <w:top w:w="80" w:type="dxa"/>
              <w:left w:w="100" w:type="dxa"/>
              <w:bottom w:w="80" w:type="dxa"/>
              <w:right w:w="100" w:type="dxa"/>
            </w:tcMar>
            <w:vAlign w:val="center"/>
            <w:tcPrChange w:id="160" w:author="Karan Mistry" w:date="2026-04-19T02:20:00Z" w16du:dateUtc="2026-04-19T06:20:00Z">
              <w:tcPr>
                <w:tcW w:w="1080" w:type="dxa"/>
                <w:tcMar>
                  <w:top w:w="80" w:type="dxa"/>
                  <w:left w:w="100" w:type="dxa"/>
                  <w:bottom w:w="80" w:type="dxa"/>
                  <w:right w:w="100" w:type="dxa"/>
                </w:tcMar>
                <w:vAlign w:val="center"/>
              </w:tcPr>
            </w:tcPrChange>
          </w:tcPr>
          <w:p w14:paraId="600B829E" w14:textId="2F417264" w:rsidR="00540EDD" w:rsidRDefault="00540EDD" w:rsidP="00540EDD">
            <w:pPr>
              <w:jc w:val="center"/>
              <w:rPr>
                <w:ins w:id="161" w:author="Karan Mistry" w:date="2026-04-19T02:19:00Z" w16du:dateUtc="2026-04-19T06:19:00Z"/>
                <w:sz w:val="18"/>
              </w:rPr>
            </w:pPr>
            <w:ins w:id="162" w:author="Karan Mistry" w:date="2026-04-19T02:20:00Z" w16du:dateUtc="2026-04-19T06:20:00Z">
              <w:r>
                <w:rPr>
                  <w:sz w:val="18"/>
                </w:rPr>
                <w:t>AUT-0</w:t>
              </w:r>
            </w:ins>
            <w:ins w:id="163" w:author="Karan Mistry" w:date="2026-04-19T02:23:00Z" w16du:dateUtc="2026-04-19T06:23:00Z">
              <w:r w:rsidR="00EA3E5E">
                <w:rPr>
                  <w:sz w:val="18"/>
                </w:rPr>
                <w:t>7</w:t>
              </w:r>
            </w:ins>
          </w:p>
        </w:tc>
        <w:tc>
          <w:tcPr>
            <w:tcW w:w="1655" w:type="dxa"/>
            <w:tcMar>
              <w:top w:w="80" w:type="dxa"/>
              <w:left w:w="100" w:type="dxa"/>
              <w:bottom w:w="80" w:type="dxa"/>
              <w:right w:w="100" w:type="dxa"/>
            </w:tcMar>
            <w:vAlign w:val="center"/>
            <w:tcPrChange w:id="164" w:author="Karan Mistry" w:date="2026-04-19T02:20:00Z" w16du:dateUtc="2026-04-19T06:20:00Z">
              <w:tcPr>
                <w:tcW w:w="1655" w:type="dxa"/>
                <w:tcMar>
                  <w:top w:w="80" w:type="dxa"/>
                  <w:left w:w="100" w:type="dxa"/>
                  <w:bottom w:w="80" w:type="dxa"/>
                  <w:right w:w="100" w:type="dxa"/>
                </w:tcMar>
                <w:vAlign w:val="center"/>
              </w:tcPr>
            </w:tcPrChange>
          </w:tcPr>
          <w:p w14:paraId="349EC5F5" w14:textId="13FDCF94" w:rsidR="00540EDD" w:rsidRDefault="00540EDD" w:rsidP="00540EDD">
            <w:pPr>
              <w:rPr>
                <w:ins w:id="165" w:author="Karan Mistry" w:date="2026-04-19T02:19:00Z" w16du:dateUtc="2026-04-19T06:19:00Z"/>
                <w:sz w:val="18"/>
              </w:rPr>
            </w:pPr>
            <w:ins w:id="166" w:author="Karan Mistry" w:date="2026-04-19T02:21:00Z" w16du:dateUtc="2026-04-19T06:21:00Z">
              <w:r>
                <w:rPr>
                  <w:sz w:val="18"/>
                </w:rPr>
                <w:t xml:space="preserve">Access required for </w:t>
              </w:r>
            </w:ins>
            <w:ins w:id="167" w:author="Karan Mistry" w:date="2026-04-19T02:20:00Z" w16du:dateUtc="2026-04-19T06:20:00Z">
              <w:r>
                <w:rPr>
                  <w:sz w:val="18"/>
                </w:rPr>
                <w:t>Create account</w:t>
              </w:r>
            </w:ins>
          </w:p>
        </w:tc>
        <w:tc>
          <w:tcPr>
            <w:tcW w:w="3384" w:type="dxa"/>
            <w:tcMar>
              <w:top w:w="80" w:type="dxa"/>
              <w:left w:w="100" w:type="dxa"/>
              <w:bottom w:w="80" w:type="dxa"/>
              <w:right w:w="100" w:type="dxa"/>
            </w:tcMar>
            <w:vAlign w:val="center"/>
            <w:tcPrChange w:id="168" w:author="Karan Mistry" w:date="2026-04-19T02:20:00Z" w16du:dateUtc="2026-04-19T06:20:00Z">
              <w:tcPr>
                <w:tcW w:w="3384" w:type="dxa"/>
                <w:tcMar>
                  <w:top w:w="80" w:type="dxa"/>
                  <w:left w:w="100" w:type="dxa"/>
                  <w:bottom w:w="80" w:type="dxa"/>
                  <w:right w:w="100" w:type="dxa"/>
                </w:tcMar>
                <w:vAlign w:val="center"/>
              </w:tcPr>
            </w:tcPrChange>
          </w:tcPr>
          <w:p w14:paraId="4A1D2AAF" w14:textId="1D6F6F2C" w:rsidR="00540EDD" w:rsidRDefault="00540EDD" w:rsidP="00540EDD">
            <w:pPr>
              <w:rPr>
                <w:ins w:id="169" w:author="Karan Mistry" w:date="2026-04-19T02:19:00Z" w16du:dateUtc="2026-04-19T06:19:00Z"/>
                <w:sz w:val="18"/>
              </w:rPr>
            </w:pPr>
            <w:ins w:id="170" w:author="Karan Mistry" w:date="2026-04-19T02:21:00Z" w16du:dateUtc="2026-04-19T06:21:00Z">
              <w:r>
                <w:rPr>
                  <w:sz w:val="18"/>
                </w:rPr>
                <w:t>O</w:t>
              </w:r>
            </w:ins>
            <w:ins w:id="171" w:author="Karan Mistry" w:date="2026-04-19T02:20:00Z" w16du:dateUtc="2026-04-19T06:20:00Z">
              <w:r>
                <w:rPr>
                  <w:sz w:val="18"/>
                </w:rPr>
                <w:t>nly Head admin can create accounts. Creating account options should be password protected, head admin required the login id password for creating account for any internal hospital user (such as nurse, doctor, lab person Etc.)</w:t>
              </w:r>
            </w:ins>
          </w:p>
        </w:tc>
        <w:tc>
          <w:tcPr>
            <w:tcW w:w="2808" w:type="dxa"/>
            <w:tcMar>
              <w:top w:w="80" w:type="dxa"/>
              <w:left w:w="100" w:type="dxa"/>
              <w:bottom w:w="80" w:type="dxa"/>
              <w:right w:w="100" w:type="dxa"/>
            </w:tcMar>
            <w:vAlign w:val="center"/>
            <w:tcPrChange w:id="172" w:author="Karan Mistry" w:date="2026-04-19T02:20:00Z" w16du:dateUtc="2026-04-19T06:20:00Z">
              <w:tcPr>
                <w:tcW w:w="2808" w:type="dxa"/>
                <w:tcMar>
                  <w:top w:w="80" w:type="dxa"/>
                  <w:left w:w="100" w:type="dxa"/>
                  <w:bottom w:w="80" w:type="dxa"/>
                  <w:right w:w="100" w:type="dxa"/>
                </w:tcMar>
                <w:vAlign w:val="center"/>
              </w:tcPr>
            </w:tcPrChange>
          </w:tcPr>
          <w:p w14:paraId="5BFB5DE1" w14:textId="3D34CA54" w:rsidR="00540EDD" w:rsidRDefault="00540EDD" w:rsidP="00540EDD">
            <w:pPr>
              <w:rPr>
                <w:ins w:id="173" w:author="Karan Mistry" w:date="2026-04-19T02:19:00Z" w16du:dateUtc="2026-04-19T06:19:00Z"/>
                <w:sz w:val="18"/>
              </w:rPr>
            </w:pPr>
            <w:ins w:id="174" w:author="Karan Mistry" w:date="2026-04-19T02:20:00Z" w16du:dateUtc="2026-04-19T06:20:00Z">
              <w:r>
                <w:rPr>
                  <w:sz w:val="18"/>
                </w:rPr>
                <w:t xml:space="preserve">Show option for the </w:t>
              </w:r>
            </w:ins>
            <w:ins w:id="175" w:author="Karan Mistry" w:date="2026-04-19T02:21:00Z" w16du:dateUtc="2026-04-19T06:21:00Z">
              <w:r w:rsidR="00CA6C73">
                <w:rPr>
                  <w:sz w:val="18"/>
                </w:rPr>
                <w:t>head admin login once click on the create account.</w:t>
              </w:r>
            </w:ins>
          </w:p>
        </w:tc>
        <w:tc>
          <w:tcPr>
            <w:tcW w:w="1152" w:type="dxa"/>
            <w:tcMar>
              <w:top w:w="80" w:type="dxa"/>
              <w:left w:w="100" w:type="dxa"/>
              <w:bottom w:w="80" w:type="dxa"/>
              <w:right w:w="100" w:type="dxa"/>
            </w:tcMar>
            <w:vAlign w:val="center"/>
            <w:tcPrChange w:id="176" w:author="Karan Mistry" w:date="2026-04-19T02:20:00Z" w16du:dateUtc="2026-04-19T06:20:00Z">
              <w:tcPr>
                <w:tcW w:w="1152" w:type="dxa"/>
                <w:tcMar>
                  <w:top w:w="80" w:type="dxa"/>
                  <w:left w:w="100" w:type="dxa"/>
                  <w:bottom w:w="80" w:type="dxa"/>
                  <w:right w:w="100" w:type="dxa"/>
                </w:tcMar>
                <w:vAlign w:val="center"/>
              </w:tcPr>
            </w:tcPrChange>
          </w:tcPr>
          <w:p w14:paraId="554D6691" w14:textId="4B7C6756" w:rsidR="00540EDD" w:rsidRDefault="00540EDD" w:rsidP="00540EDD">
            <w:pPr>
              <w:jc w:val="center"/>
              <w:rPr>
                <w:ins w:id="177" w:author="Karan Mistry" w:date="2026-04-19T02:19:00Z" w16du:dateUtc="2026-04-19T06:19:00Z"/>
                <w:sz w:val="18"/>
              </w:rPr>
            </w:pPr>
            <w:ins w:id="178" w:author="Karan Mistry" w:date="2026-04-19T02:20:00Z" w16du:dateUtc="2026-04-19T06:20:00Z">
              <w:r>
                <w:rPr>
                  <w:sz w:val="18"/>
                </w:rPr>
                <w:t>Required</w:t>
              </w:r>
            </w:ins>
          </w:p>
        </w:tc>
        <w:tc>
          <w:tcPr>
            <w:tcW w:w="1944" w:type="dxa"/>
            <w:tcMar>
              <w:top w:w="80" w:type="dxa"/>
              <w:left w:w="100" w:type="dxa"/>
              <w:bottom w:w="80" w:type="dxa"/>
              <w:right w:w="100" w:type="dxa"/>
            </w:tcMar>
            <w:vAlign w:val="center"/>
            <w:tcPrChange w:id="179" w:author="Karan Mistry" w:date="2026-04-19T02:20:00Z" w16du:dateUtc="2026-04-19T06:20:00Z">
              <w:tcPr>
                <w:tcW w:w="1944" w:type="dxa"/>
                <w:tcMar>
                  <w:top w:w="80" w:type="dxa"/>
                  <w:left w:w="100" w:type="dxa"/>
                  <w:bottom w:w="80" w:type="dxa"/>
                  <w:right w:w="100" w:type="dxa"/>
                </w:tcMar>
                <w:vAlign w:val="center"/>
              </w:tcPr>
            </w:tcPrChange>
          </w:tcPr>
          <w:p w14:paraId="15649CC0" w14:textId="7E952515" w:rsidR="00540EDD" w:rsidRDefault="00540EDD" w:rsidP="00540EDD">
            <w:pPr>
              <w:rPr>
                <w:ins w:id="180" w:author="Karan Mistry" w:date="2026-04-19T02:19:00Z" w16du:dateUtc="2026-04-19T06:19:00Z"/>
                <w:sz w:val="18"/>
              </w:rPr>
            </w:pPr>
            <w:ins w:id="181" w:author="Karan Mistry" w:date="2026-04-19T02:20:00Z" w16du:dateUtc="2026-04-19T06:20:00Z">
              <w:r>
                <w:rPr>
                  <w:sz w:val="18"/>
                </w:rPr>
                <w:t xml:space="preserve">Control login access to user </w:t>
              </w:r>
            </w:ins>
          </w:p>
        </w:tc>
      </w:tr>
    </w:tbl>
    <w:p w14:paraId="3DB54496" w14:textId="77777777" w:rsidR="00706B03" w:rsidRDefault="00706B03">
      <w:pPr>
        <w:rPr>
          <w:ins w:id="182" w:author="Karan Mistry" w:date="2026-04-19T02:22:00Z" w16du:dateUtc="2026-04-19T06:22:00Z"/>
        </w:rPr>
      </w:pPr>
    </w:p>
    <w:p w14:paraId="62ACE1AE" w14:textId="77777777" w:rsidR="00A56F11" w:rsidRDefault="00A56F11">
      <w:pPr>
        <w:rPr>
          <w:ins w:id="183" w:author="Karan Mistry" w:date="2026-04-19T02:22:00Z" w16du:dateUtc="2026-04-19T06:22:00Z"/>
        </w:rPr>
      </w:pPr>
    </w:p>
    <w:p w14:paraId="7A8CB87D" w14:textId="77777777" w:rsidR="00A56F11" w:rsidRDefault="00A56F11">
      <w:pPr>
        <w:rPr>
          <w:ins w:id="184" w:author="Karan Mistry" w:date="2026-04-19T02:22:00Z" w16du:dateUtc="2026-04-19T06:22:00Z"/>
        </w:rPr>
      </w:pPr>
    </w:p>
    <w:p w14:paraId="3262CE67" w14:textId="77777777" w:rsidR="00A56F11" w:rsidRDefault="00A56F11"/>
    <w:p w14:paraId="6E150ACD" w14:textId="692B419C" w:rsidR="00706B03" w:rsidRDefault="00000000">
      <w:pPr>
        <w:spacing w:before="200" w:after="120"/>
      </w:pPr>
      <w:r>
        <w:rPr>
          <w:b/>
          <w:color w:val="1F4E79"/>
          <w:sz w:val="32"/>
        </w:rPr>
        <w:lastRenderedPageBreak/>
        <w:t>5. Dashboard Requirements</w:t>
      </w:r>
      <w:ins w:id="185" w:author="Karan Mistry" w:date="2026-04-19T02:24:00Z" w16du:dateUtc="2026-04-19T06:24:00Z">
        <w:r w:rsidR="008832AB">
          <w:rPr>
            <w:b/>
            <w:color w:val="1F4E79"/>
            <w:sz w:val="32"/>
          </w:rPr>
          <w:t xml:space="preserve"> (need to add more features , automatically shows the list of patient where required to update daily not</w:t>
        </w:r>
      </w:ins>
      <w:ins w:id="186" w:author="Karan Mistry" w:date="2026-04-19T02:25:00Z" w16du:dateUtc="2026-04-19T06:25:00Z">
        <w:r w:rsidR="008832AB">
          <w:rPr>
            <w:b/>
            <w:color w:val="1F4E79"/>
            <w:sz w:val="32"/>
          </w:rPr>
          <w:t>e, need the vital monitori</w:t>
        </w:r>
      </w:ins>
      <w:ins w:id="187" w:author="Karan Mistry" w:date="2026-04-19T02:26:00Z" w16du:dateUtc="2026-04-19T06:26:00Z">
        <w:r w:rsidR="008832AB">
          <w:rPr>
            <w:b/>
            <w:color w:val="1F4E79"/>
            <w:sz w:val="32"/>
          </w:rPr>
          <w:t xml:space="preserve">ng schedule , patient priority list based on the condition, </w:t>
        </w:r>
      </w:ins>
      <w:ins w:id="188" w:author="Karan Mistry" w:date="2026-04-19T02:28:00Z" w16du:dateUtc="2026-04-19T06:28:00Z">
        <w:r w:rsidR="008832AB">
          <w:rPr>
            <w:b/>
            <w:color w:val="1F4E79"/>
            <w:sz w:val="32"/>
          </w:rPr>
          <w:t>even can add the discharge patient follow up scheduling</w:t>
        </w:r>
      </w:ins>
      <w:ins w:id="189" w:author="Karan Mistry" w:date="2026-04-19T02:24:00Z" w16du:dateUtc="2026-04-19T06:24:00Z">
        <w:r w:rsidR="008832AB">
          <w:rPr>
            <w:b/>
            <w:color w:val="1F4E79"/>
            <w:sz w:val="32"/>
          </w:rPr>
          <w:t>)</w:t>
        </w:r>
      </w:ins>
    </w:p>
    <w:tbl>
      <w:tblPr>
        <w:tblStyle w:val="TableGrid"/>
        <w:tblW w:w="12023" w:type="dxa"/>
        <w:jc w:val="center"/>
        <w:tblLayout w:type="fixed"/>
        <w:tblLook w:val="04A0" w:firstRow="1" w:lastRow="0" w:firstColumn="1" w:lastColumn="0" w:noHBand="0" w:noVBand="1"/>
        <w:tblPrChange w:id="190" w:author="Karan Mistry" w:date="2026-04-29T17:57:00Z" w16du:dateUtc="2026-04-29T12:27:00Z">
          <w:tblPr>
            <w:tblStyle w:val="TableGrid"/>
            <w:tblW w:w="0" w:type="auto"/>
            <w:jc w:val="center"/>
            <w:tblLayout w:type="fixed"/>
            <w:tblLook w:val="04A0" w:firstRow="1" w:lastRow="0" w:firstColumn="1" w:lastColumn="0" w:noHBand="0" w:noVBand="1"/>
          </w:tblPr>
        </w:tblPrChange>
      </w:tblPr>
      <w:tblGrid>
        <w:gridCol w:w="1080"/>
        <w:gridCol w:w="1655"/>
        <w:gridCol w:w="3384"/>
        <w:gridCol w:w="2808"/>
        <w:gridCol w:w="1152"/>
        <w:gridCol w:w="1944"/>
        <w:tblGridChange w:id="191">
          <w:tblGrid>
            <w:gridCol w:w="1080"/>
            <w:gridCol w:w="1655"/>
            <w:gridCol w:w="3384"/>
            <w:gridCol w:w="2808"/>
            <w:gridCol w:w="1152"/>
            <w:gridCol w:w="1944"/>
          </w:tblGrid>
        </w:tblGridChange>
      </w:tblGrid>
      <w:tr w:rsidR="00706B03" w14:paraId="1C27A4C0" w14:textId="77777777" w:rsidTr="005F7BDB">
        <w:trPr>
          <w:tblHeader/>
          <w:jc w:val="center"/>
          <w:trPrChange w:id="192" w:author="Karan Mistry" w:date="2026-04-29T17:57:00Z" w16du:dateUtc="2026-04-29T12:27:00Z">
            <w:trPr>
              <w:tblHeader/>
              <w:jc w:val="center"/>
            </w:trPr>
          </w:trPrChange>
        </w:trPr>
        <w:tc>
          <w:tcPr>
            <w:tcW w:w="1080" w:type="dxa"/>
            <w:shd w:val="clear" w:color="auto" w:fill="1F4E79"/>
            <w:tcMar>
              <w:top w:w="80" w:type="dxa"/>
              <w:left w:w="100" w:type="dxa"/>
              <w:bottom w:w="80" w:type="dxa"/>
              <w:right w:w="100" w:type="dxa"/>
            </w:tcMar>
            <w:vAlign w:val="center"/>
            <w:tcPrChange w:id="193" w:author="Karan Mistry" w:date="2026-04-29T17:57:00Z" w16du:dateUtc="2026-04-29T12:27:00Z">
              <w:tcPr>
                <w:tcW w:w="1080" w:type="dxa"/>
                <w:shd w:val="clear" w:color="auto" w:fill="1F4E79"/>
                <w:tcMar>
                  <w:top w:w="80" w:type="dxa"/>
                  <w:left w:w="100" w:type="dxa"/>
                  <w:bottom w:w="80" w:type="dxa"/>
                  <w:right w:w="100" w:type="dxa"/>
                </w:tcMar>
                <w:vAlign w:val="center"/>
              </w:tcPr>
            </w:tcPrChange>
          </w:tcPr>
          <w:p w14:paraId="384C5249" w14:textId="77777777" w:rsidR="00706B03" w:rsidRDefault="00000000">
            <w:pPr>
              <w:jc w:val="center"/>
            </w:pPr>
            <w:r>
              <w:rPr>
                <w:b/>
                <w:color w:val="FFFFFF"/>
                <w:sz w:val="18"/>
              </w:rPr>
              <w:t>Req ID</w:t>
            </w:r>
          </w:p>
        </w:tc>
        <w:tc>
          <w:tcPr>
            <w:tcW w:w="1655" w:type="dxa"/>
            <w:shd w:val="clear" w:color="auto" w:fill="1F4E79"/>
            <w:tcMar>
              <w:top w:w="80" w:type="dxa"/>
              <w:left w:w="100" w:type="dxa"/>
              <w:bottom w:w="80" w:type="dxa"/>
              <w:right w:w="100" w:type="dxa"/>
            </w:tcMar>
            <w:vAlign w:val="center"/>
            <w:tcPrChange w:id="194" w:author="Karan Mistry" w:date="2026-04-29T17:57:00Z" w16du:dateUtc="2026-04-29T12:27:00Z">
              <w:tcPr>
                <w:tcW w:w="1655" w:type="dxa"/>
                <w:shd w:val="clear" w:color="auto" w:fill="1F4E79"/>
                <w:tcMar>
                  <w:top w:w="80" w:type="dxa"/>
                  <w:left w:w="100" w:type="dxa"/>
                  <w:bottom w:w="80" w:type="dxa"/>
                  <w:right w:w="100" w:type="dxa"/>
                </w:tcMar>
                <w:vAlign w:val="center"/>
              </w:tcPr>
            </w:tcPrChange>
          </w:tcPr>
          <w:p w14:paraId="62FD7F14" w14:textId="77777777" w:rsidR="00706B03" w:rsidRDefault="00000000">
            <w:pPr>
              <w:jc w:val="center"/>
            </w:pPr>
            <w:r>
              <w:rPr>
                <w:b/>
                <w:color w:val="FFFFFF"/>
                <w:sz w:val="18"/>
              </w:rPr>
              <w:t>Feature</w:t>
            </w:r>
          </w:p>
        </w:tc>
        <w:tc>
          <w:tcPr>
            <w:tcW w:w="3384" w:type="dxa"/>
            <w:shd w:val="clear" w:color="auto" w:fill="1F4E79"/>
            <w:tcMar>
              <w:top w:w="80" w:type="dxa"/>
              <w:left w:w="100" w:type="dxa"/>
              <w:bottom w:w="80" w:type="dxa"/>
              <w:right w:w="100" w:type="dxa"/>
            </w:tcMar>
            <w:vAlign w:val="center"/>
            <w:tcPrChange w:id="195" w:author="Karan Mistry" w:date="2026-04-29T17:57:00Z" w16du:dateUtc="2026-04-29T12:27:00Z">
              <w:tcPr>
                <w:tcW w:w="3384" w:type="dxa"/>
                <w:shd w:val="clear" w:color="auto" w:fill="1F4E79"/>
                <w:tcMar>
                  <w:top w:w="80" w:type="dxa"/>
                  <w:left w:w="100" w:type="dxa"/>
                  <w:bottom w:w="80" w:type="dxa"/>
                  <w:right w:w="100" w:type="dxa"/>
                </w:tcMar>
                <w:vAlign w:val="center"/>
              </w:tcPr>
            </w:tcPrChange>
          </w:tcPr>
          <w:p w14:paraId="320103D3" w14:textId="77777777" w:rsidR="00706B03" w:rsidRDefault="00000000">
            <w:pPr>
              <w:jc w:val="center"/>
            </w:pPr>
            <w:r>
              <w:rPr>
                <w:b/>
                <w:color w:val="FFFFFF"/>
                <w:sz w:val="18"/>
              </w:rPr>
              <w:t>Requirement detail</w:t>
            </w:r>
          </w:p>
        </w:tc>
        <w:tc>
          <w:tcPr>
            <w:tcW w:w="2808" w:type="dxa"/>
            <w:shd w:val="clear" w:color="auto" w:fill="1F4E79"/>
            <w:tcMar>
              <w:top w:w="80" w:type="dxa"/>
              <w:left w:w="100" w:type="dxa"/>
              <w:bottom w:w="80" w:type="dxa"/>
              <w:right w:w="100" w:type="dxa"/>
            </w:tcMar>
            <w:vAlign w:val="center"/>
            <w:tcPrChange w:id="196" w:author="Karan Mistry" w:date="2026-04-29T17:57:00Z" w16du:dateUtc="2026-04-29T12:27:00Z">
              <w:tcPr>
                <w:tcW w:w="2808" w:type="dxa"/>
                <w:shd w:val="clear" w:color="auto" w:fill="1F4E79"/>
                <w:tcMar>
                  <w:top w:w="80" w:type="dxa"/>
                  <w:left w:w="100" w:type="dxa"/>
                  <w:bottom w:w="80" w:type="dxa"/>
                  <w:right w:w="100" w:type="dxa"/>
                </w:tcMar>
                <w:vAlign w:val="center"/>
              </w:tcPr>
            </w:tcPrChange>
          </w:tcPr>
          <w:p w14:paraId="6BFC7C28" w14:textId="77777777" w:rsidR="00706B03" w:rsidRDefault="00000000">
            <w:pPr>
              <w:jc w:val="center"/>
            </w:pPr>
            <w:r>
              <w:rPr>
                <w:b/>
                <w:color w:val="FFFFFF"/>
                <w:sz w:val="18"/>
              </w:rPr>
              <w:t>UI / Workflow expectations</w:t>
            </w:r>
          </w:p>
        </w:tc>
        <w:tc>
          <w:tcPr>
            <w:tcW w:w="1152" w:type="dxa"/>
            <w:shd w:val="clear" w:color="auto" w:fill="1F4E79"/>
            <w:tcMar>
              <w:top w:w="80" w:type="dxa"/>
              <w:left w:w="100" w:type="dxa"/>
              <w:bottom w:w="80" w:type="dxa"/>
              <w:right w:w="100" w:type="dxa"/>
            </w:tcMar>
            <w:vAlign w:val="center"/>
            <w:tcPrChange w:id="197" w:author="Karan Mistry" w:date="2026-04-29T17:57:00Z" w16du:dateUtc="2026-04-29T12:27:00Z">
              <w:tcPr>
                <w:tcW w:w="1152" w:type="dxa"/>
                <w:shd w:val="clear" w:color="auto" w:fill="1F4E79"/>
                <w:tcMar>
                  <w:top w:w="80" w:type="dxa"/>
                  <w:left w:w="100" w:type="dxa"/>
                  <w:bottom w:w="80" w:type="dxa"/>
                  <w:right w:w="100" w:type="dxa"/>
                </w:tcMar>
                <w:vAlign w:val="center"/>
              </w:tcPr>
            </w:tcPrChange>
          </w:tcPr>
          <w:p w14:paraId="503407D0" w14:textId="77777777" w:rsidR="00706B03" w:rsidRDefault="00000000">
            <w:pPr>
              <w:jc w:val="center"/>
            </w:pPr>
            <w:r>
              <w:rPr>
                <w:b/>
                <w:color w:val="FFFFFF"/>
                <w:sz w:val="18"/>
              </w:rPr>
              <w:t>Priority</w:t>
            </w:r>
          </w:p>
        </w:tc>
        <w:tc>
          <w:tcPr>
            <w:tcW w:w="1944" w:type="dxa"/>
            <w:shd w:val="clear" w:color="auto" w:fill="1F4E79"/>
            <w:tcMar>
              <w:top w:w="80" w:type="dxa"/>
              <w:left w:w="100" w:type="dxa"/>
              <w:bottom w:w="80" w:type="dxa"/>
              <w:right w:w="100" w:type="dxa"/>
            </w:tcMar>
            <w:vAlign w:val="center"/>
            <w:tcPrChange w:id="198" w:author="Karan Mistry" w:date="2026-04-29T17:57:00Z" w16du:dateUtc="2026-04-29T12:27:00Z">
              <w:tcPr>
                <w:tcW w:w="1944" w:type="dxa"/>
                <w:shd w:val="clear" w:color="auto" w:fill="1F4E79"/>
                <w:tcMar>
                  <w:top w:w="80" w:type="dxa"/>
                  <w:left w:w="100" w:type="dxa"/>
                  <w:bottom w:w="80" w:type="dxa"/>
                  <w:right w:w="100" w:type="dxa"/>
                </w:tcMar>
                <w:vAlign w:val="center"/>
              </w:tcPr>
            </w:tcPrChange>
          </w:tcPr>
          <w:p w14:paraId="771C8502" w14:textId="77777777" w:rsidR="00706B03" w:rsidRDefault="00000000">
            <w:pPr>
              <w:jc w:val="center"/>
            </w:pPr>
            <w:r>
              <w:rPr>
                <w:b/>
                <w:color w:val="FFFFFF"/>
                <w:sz w:val="18"/>
              </w:rPr>
              <w:t>Validation / Rules</w:t>
            </w:r>
          </w:p>
        </w:tc>
      </w:tr>
      <w:tr w:rsidR="00706B03" w14:paraId="1CAB6C1D" w14:textId="77777777" w:rsidTr="005F7BDB">
        <w:trPr>
          <w:jc w:val="center"/>
          <w:trPrChange w:id="199" w:author="Karan Mistry" w:date="2026-04-29T17:57:00Z" w16du:dateUtc="2026-04-29T12:27:00Z">
            <w:trPr>
              <w:jc w:val="center"/>
            </w:trPr>
          </w:trPrChange>
        </w:trPr>
        <w:tc>
          <w:tcPr>
            <w:tcW w:w="1080" w:type="dxa"/>
            <w:tcMar>
              <w:top w:w="80" w:type="dxa"/>
              <w:left w:w="100" w:type="dxa"/>
              <w:bottom w:w="80" w:type="dxa"/>
              <w:right w:w="100" w:type="dxa"/>
            </w:tcMar>
            <w:vAlign w:val="center"/>
            <w:tcPrChange w:id="200" w:author="Karan Mistry" w:date="2026-04-29T17:57:00Z" w16du:dateUtc="2026-04-29T12:27:00Z">
              <w:tcPr>
                <w:tcW w:w="1080" w:type="dxa"/>
                <w:tcMar>
                  <w:top w:w="80" w:type="dxa"/>
                  <w:left w:w="100" w:type="dxa"/>
                  <w:bottom w:w="80" w:type="dxa"/>
                  <w:right w:w="100" w:type="dxa"/>
                </w:tcMar>
                <w:vAlign w:val="center"/>
              </w:tcPr>
            </w:tcPrChange>
          </w:tcPr>
          <w:p w14:paraId="37E81984" w14:textId="77777777" w:rsidR="00706B03" w:rsidRDefault="00000000">
            <w:pPr>
              <w:jc w:val="center"/>
            </w:pPr>
            <w:r>
              <w:rPr>
                <w:sz w:val="18"/>
              </w:rPr>
              <w:t>DB-01</w:t>
            </w:r>
          </w:p>
        </w:tc>
        <w:tc>
          <w:tcPr>
            <w:tcW w:w="1655" w:type="dxa"/>
            <w:tcMar>
              <w:top w:w="80" w:type="dxa"/>
              <w:left w:w="100" w:type="dxa"/>
              <w:bottom w:w="80" w:type="dxa"/>
              <w:right w:w="100" w:type="dxa"/>
            </w:tcMar>
            <w:vAlign w:val="center"/>
            <w:tcPrChange w:id="201" w:author="Karan Mistry" w:date="2026-04-29T17:57:00Z" w16du:dateUtc="2026-04-29T12:27:00Z">
              <w:tcPr>
                <w:tcW w:w="1655" w:type="dxa"/>
                <w:tcMar>
                  <w:top w:w="80" w:type="dxa"/>
                  <w:left w:w="100" w:type="dxa"/>
                  <w:bottom w:w="80" w:type="dxa"/>
                  <w:right w:w="100" w:type="dxa"/>
                </w:tcMar>
                <w:vAlign w:val="center"/>
              </w:tcPr>
            </w:tcPrChange>
          </w:tcPr>
          <w:p w14:paraId="5E27A688" w14:textId="77777777" w:rsidR="00706B03" w:rsidRDefault="00000000">
            <w:r>
              <w:rPr>
                <w:sz w:val="18"/>
              </w:rPr>
              <w:t>Operational summary cards</w:t>
            </w:r>
          </w:p>
        </w:tc>
        <w:tc>
          <w:tcPr>
            <w:tcW w:w="3384" w:type="dxa"/>
            <w:tcMar>
              <w:top w:w="80" w:type="dxa"/>
              <w:left w:w="100" w:type="dxa"/>
              <w:bottom w:w="80" w:type="dxa"/>
              <w:right w:w="100" w:type="dxa"/>
            </w:tcMar>
            <w:vAlign w:val="center"/>
            <w:tcPrChange w:id="202" w:author="Karan Mistry" w:date="2026-04-29T17:57:00Z" w16du:dateUtc="2026-04-29T12:27:00Z">
              <w:tcPr>
                <w:tcW w:w="3384" w:type="dxa"/>
                <w:tcMar>
                  <w:top w:w="80" w:type="dxa"/>
                  <w:left w:w="100" w:type="dxa"/>
                  <w:bottom w:w="80" w:type="dxa"/>
                  <w:right w:w="100" w:type="dxa"/>
                </w:tcMar>
                <w:vAlign w:val="center"/>
              </w:tcPr>
            </w:tcPrChange>
          </w:tcPr>
          <w:p w14:paraId="322C977C" w14:textId="77777777" w:rsidR="00706B03" w:rsidRDefault="00000000">
            <w:r>
              <w:rPr>
                <w:sz w:val="18"/>
              </w:rPr>
              <w:t>Display admitted patients, pending discharge, pending reports, upcoming consultant visits, due medication tasks and unresolved alerts.</w:t>
            </w:r>
          </w:p>
        </w:tc>
        <w:tc>
          <w:tcPr>
            <w:tcW w:w="2808" w:type="dxa"/>
            <w:tcMar>
              <w:top w:w="80" w:type="dxa"/>
              <w:left w:w="100" w:type="dxa"/>
              <w:bottom w:w="80" w:type="dxa"/>
              <w:right w:w="100" w:type="dxa"/>
            </w:tcMar>
            <w:vAlign w:val="center"/>
            <w:tcPrChange w:id="203" w:author="Karan Mistry" w:date="2026-04-29T17:57:00Z" w16du:dateUtc="2026-04-29T12:27:00Z">
              <w:tcPr>
                <w:tcW w:w="2808" w:type="dxa"/>
                <w:tcMar>
                  <w:top w:w="80" w:type="dxa"/>
                  <w:left w:w="100" w:type="dxa"/>
                  <w:bottom w:w="80" w:type="dxa"/>
                  <w:right w:w="100" w:type="dxa"/>
                </w:tcMar>
                <w:vAlign w:val="center"/>
              </w:tcPr>
            </w:tcPrChange>
          </w:tcPr>
          <w:p w14:paraId="73BC2EFC" w14:textId="77777777" w:rsidR="00706B03" w:rsidRDefault="00000000">
            <w:r>
              <w:rPr>
                <w:sz w:val="18"/>
              </w:rPr>
              <w:t>Cards should be role-aware and clickable.</w:t>
            </w:r>
          </w:p>
        </w:tc>
        <w:tc>
          <w:tcPr>
            <w:tcW w:w="1152" w:type="dxa"/>
            <w:tcMar>
              <w:top w:w="80" w:type="dxa"/>
              <w:left w:w="100" w:type="dxa"/>
              <w:bottom w:w="80" w:type="dxa"/>
              <w:right w:w="100" w:type="dxa"/>
            </w:tcMar>
            <w:vAlign w:val="center"/>
            <w:tcPrChange w:id="204" w:author="Karan Mistry" w:date="2026-04-29T17:57:00Z" w16du:dateUtc="2026-04-29T12:27:00Z">
              <w:tcPr>
                <w:tcW w:w="1152" w:type="dxa"/>
                <w:tcMar>
                  <w:top w:w="80" w:type="dxa"/>
                  <w:left w:w="100" w:type="dxa"/>
                  <w:bottom w:w="80" w:type="dxa"/>
                  <w:right w:w="100" w:type="dxa"/>
                </w:tcMar>
                <w:vAlign w:val="center"/>
              </w:tcPr>
            </w:tcPrChange>
          </w:tcPr>
          <w:p w14:paraId="15636991"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Change w:id="205" w:author="Karan Mistry" w:date="2026-04-29T17:57:00Z" w16du:dateUtc="2026-04-29T12:27:00Z">
              <w:tcPr>
                <w:tcW w:w="1944" w:type="dxa"/>
                <w:tcMar>
                  <w:top w:w="80" w:type="dxa"/>
                  <w:left w:w="100" w:type="dxa"/>
                  <w:bottom w:w="80" w:type="dxa"/>
                  <w:right w:w="100" w:type="dxa"/>
                </w:tcMar>
                <w:vAlign w:val="center"/>
              </w:tcPr>
            </w:tcPrChange>
          </w:tcPr>
          <w:p w14:paraId="21D5A86F" w14:textId="77777777" w:rsidR="00706B03" w:rsidRDefault="00000000">
            <w:r>
              <w:rPr>
                <w:sz w:val="18"/>
              </w:rPr>
              <w:t>Counts must refresh in near real time or on short interval.</w:t>
            </w:r>
          </w:p>
        </w:tc>
      </w:tr>
      <w:tr w:rsidR="00706B03" w14:paraId="52232689" w14:textId="77777777" w:rsidTr="005F7BDB">
        <w:trPr>
          <w:jc w:val="center"/>
          <w:trPrChange w:id="206" w:author="Karan Mistry" w:date="2026-04-29T17:57:00Z" w16du:dateUtc="2026-04-29T12:27:00Z">
            <w:trPr>
              <w:jc w:val="center"/>
            </w:trPr>
          </w:trPrChange>
        </w:trPr>
        <w:tc>
          <w:tcPr>
            <w:tcW w:w="1080" w:type="dxa"/>
            <w:shd w:val="clear" w:color="auto" w:fill="EDF3F9"/>
            <w:tcMar>
              <w:top w:w="80" w:type="dxa"/>
              <w:left w:w="100" w:type="dxa"/>
              <w:bottom w:w="80" w:type="dxa"/>
              <w:right w:w="100" w:type="dxa"/>
            </w:tcMar>
            <w:vAlign w:val="center"/>
            <w:tcPrChange w:id="207" w:author="Karan Mistry" w:date="2026-04-29T17:57:00Z" w16du:dateUtc="2026-04-29T12:27:00Z">
              <w:tcPr>
                <w:tcW w:w="1080" w:type="dxa"/>
                <w:shd w:val="clear" w:color="auto" w:fill="EDF3F9"/>
                <w:tcMar>
                  <w:top w:w="80" w:type="dxa"/>
                  <w:left w:w="100" w:type="dxa"/>
                  <w:bottom w:w="80" w:type="dxa"/>
                  <w:right w:w="100" w:type="dxa"/>
                </w:tcMar>
                <w:vAlign w:val="center"/>
              </w:tcPr>
            </w:tcPrChange>
          </w:tcPr>
          <w:p w14:paraId="775F5A71" w14:textId="77777777" w:rsidR="00706B03" w:rsidRDefault="00000000">
            <w:pPr>
              <w:jc w:val="center"/>
            </w:pPr>
            <w:r>
              <w:rPr>
                <w:sz w:val="18"/>
              </w:rPr>
              <w:t>DB-02</w:t>
            </w:r>
          </w:p>
        </w:tc>
        <w:tc>
          <w:tcPr>
            <w:tcW w:w="1655" w:type="dxa"/>
            <w:shd w:val="clear" w:color="auto" w:fill="EDF3F9"/>
            <w:tcMar>
              <w:top w:w="80" w:type="dxa"/>
              <w:left w:w="100" w:type="dxa"/>
              <w:bottom w:w="80" w:type="dxa"/>
              <w:right w:w="100" w:type="dxa"/>
            </w:tcMar>
            <w:vAlign w:val="center"/>
            <w:tcPrChange w:id="208" w:author="Karan Mistry" w:date="2026-04-29T17:57:00Z" w16du:dateUtc="2026-04-29T12:27:00Z">
              <w:tcPr>
                <w:tcW w:w="1655" w:type="dxa"/>
                <w:shd w:val="clear" w:color="auto" w:fill="EDF3F9"/>
                <w:tcMar>
                  <w:top w:w="80" w:type="dxa"/>
                  <w:left w:w="100" w:type="dxa"/>
                  <w:bottom w:w="80" w:type="dxa"/>
                  <w:right w:w="100" w:type="dxa"/>
                </w:tcMar>
                <w:vAlign w:val="center"/>
              </w:tcPr>
            </w:tcPrChange>
          </w:tcPr>
          <w:p w14:paraId="201D8CF3" w14:textId="77777777" w:rsidR="00706B03" w:rsidRDefault="00000000">
            <w:r>
              <w:rPr>
                <w:sz w:val="18"/>
              </w:rPr>
              <w:t>Task-driven worklist</w:t>
            </w:r>
          </w:p>
        </w:tc>
        <w:tc>
          <w:tcPr>
            <w:tcW w:w="3384" w:type="dxa"/>
            <w:shd w:val="clear" w:color="auto" w:fill="EDF3F9"/>
            <w:tcMar>
              <w:top w:w="80" w:type="dxa"/>
              <w:left w:w="100" w:type="dxa"/>
              <w:bottom w:w="80" w:type="dxa"/>
              <w:right w:w="100" w:type="dxa"/>
            </w:tcMar>
            <w:vAlign w:val="center"/>
            <w:tcPrChange w:id="209" w:author="Karan Mistry" w:date="2026-04-29T17:57:00Z" w16du:dateUtc="2026-04-29T12:27:00Z">
              <w:tcPr>
                <w:tcW w:w="3384" w:type="dxa"/>
                <w:shd w:val="clear" w:color="auto" w:fill="EDF3F9"/>
                <w:tcMar>
                  <w:top w:w="80" w:type="dxa"/>
                  <w:left w:w="100" w:type="dxa"/>
                  <w:bottom w:w="80" w:type="dxa"/>
                  <w:right w:w="100" w:type="dxa"/>
                </w:tcMar>
                <w:vAlign w:val="center"/>
              </w:tcPr>
            </w:tcPrChange>
          </w:tcPr>
          <w:p w14:paraId="28B50F56" w14:textId="77777777" w:rsidR="00706B03" w:rsidRDefault="00000000">
            <w:r>
              <w:rPr>
                <w:sz w:val="18"/>
              </w:rPr>
              <w:t>Show actionable items by role, such as reports to review, medications overdue, appointments needing confirmation.</w:t>
            </w:r>
          </w:p>
        </w:tc>
        <w:tc>
          <w:tcPr>
            <w:tcW w:w="2808" w:type="dxa"/>
            <w:shd w:val="clear" w:color="auto" w:fill="EDF3F9"/>
            <w:tcMar>
              <w:top w:w="80" w:type="dxa"/>
              <w:left w:w="100" w:type="dxa"/>
              <w:bottom w:w="80" w:type="dxa"/>
              <w:right w:w="100" w:type="dxa"/>
            </w:tcMar>
            <w:vAlign w:val="center"/>
            <w:tcPrChange w:id="210" w:author="Karan Mistry" w:date="2026-04-29T17:57:00Z" w16du:dateUtc="2026-04-29T12:27:00Z">
              <w:tcPr>
                <w:tcW w:w="2808" w:type="dxa"/>
                <w:shd w:val="clear" w:color="auto" w:fill="EDF3F9"/>
                <w:tcMar>
                  <w:top w:w="80" w:type="dxa"/>
                  <w:left w:w="100" w:type="dxa"/>
                  <w:bottom w:w="80" w:type="dxa"/>
                  <w:right w:w="100" w:type="dxa"/>
                </w:tcMar>
                <w:vAlign w:val="center"/>
              </w:tcPr>
            </w:tcPrChange>
          </w:tcPr>
          <w:p w14:paraId="451A0D8A" w14:textId="77777777" w:rsidR="00706B03" w:rsidRDefault="00000000">
            <w:r>
              <w:rPr>
                <w:sz w:val="18"/>
              </w:rPr>
              <w:t>Filter by unit, doctor, date, status.</w:t>
            </w:r>
          </w:p>
        </w:tc>
        <w:tc>
          <w:tcPr>
            <w:tcW w:w="1152" w:type="dxa"/>
            <w:shd w:val="clear" w:color="auto" w:fill="EDF3F9"/>
            <w:tcMar>
              <w:top w:w="80" w:type="dxa"/>
              <w:left w:w="100" w:type="dxa"/>
              <w:bottom w:w="80" w:type="dxa"/>
              <w:right w:w="100" w:type="dxa"/>
            </w:tcMar>
            <w:vAlign w:val="center"/>
            <w:tcPrChange w:id="211" w:author="Karan Mistry" w:date="2026-04-29T17:57:00Z" w16du:dateUtc="2026-04-29T12:27:00Z">
              <w:tcPr>
                <w:tcW w:w="1152" w:type="dxa"/>
                <w:shd w:val="clear" w:color="auto" w:fill="EDF3F9"/>
                <w:tcMar>
                  <w:top w:w="80" w:type="dxa"/>
                  <w:left w:w="100" w:type="dxa"/>
                  <w:bottom w:w="80" w:type="dxa"/>
                  <w:right w:w="100" w:type="dxa"/>
                </w:tcMar>
                <w:vAlign w:val="center"/>
              </w:tcPr>
            </w:tcPrChange>
          </w:tcPr>
          <w:p w14:paraId="138642EC" w14:textId="77777777" w:rsidR="00706B03" w:rsidRDefault="00000000">
            <w:pPr>
              <w:jc w:val="center"/>
            </w:pPr>
            <w:r>
              <w:rPr>
                <w:sz w:val="18"/>
              </w:rPr>
              <w:t>Required</w:t>
            </w:r>
          </w:p>
        </w:tc>
        <w:tc>
          <w:tcPr>
            <w:tcW w:w="1944" w:type="dxa"/>
            <w:shd w:val="clear" w:color="auto" w:fill="EDF3F9"/>
            <w:tcMar>
              <w:top w:w="80" w:type="dxa"/>
              <w:left w:w="100" w:type="dxa"/>
              <w:bottom w:w="80" w:type="dxa"/>
              <w:right w:w="100" w:type="dxa"/>
            </w:tcMar>
            <w:vAlign w:val="center"/>
            <w:tcPrChange w:id="212" w:author="Karan Mistry" w:date="2026-04-29T17:57:00Z" w16du:dateUtc="2026-04-29T12:27:00Z">
              <w:tcPr>
                <w:tcW w:w="1944" w:type="dxa"/>
                <w:shd w:val="clear" w:color="auto" w:fill="EDF3F9"/>
                <w:tcMar>
                  <w:top w:w="80" w:type="dxa"/>
                  <w:left w:w="100" w:type="dxa"/>
                  <w:bottom w:w="80" w:type="dxa"/>
                  <w:right w:w="100" w:type="dxa"/>
                </w:tcMar>
                <w:vAlign w:val="center"/>
              </w:tcPr>
            </w:tcPrChange>
          </w:tcPr>
          <w:p w14:paraId="20C21EC5" w14:textId="77777777" w:rsidR="00706B03" w:rsidRDefault="00000000">
            <w:r>
              <w:rPr>
                <w:sz w:val="18"/>
              </w:rPr>
              <w:t>Default sort by urgency/time.</w:t>
            </w:r>
          </w:p>
        </w:tc>
      </w:tr>
      <w:tr w:rsidR="00706B03" w14:paraId="0805AA9F" w14:textId="77777777" w:rsidTr="005F7BDB">
        <w:trPr>
          <w:jc w:val="center"/>
          <w:trPrChange w:id="213" w:author="Karan Mistry" w:date="2026-04-29T17:57:00Z" w16du:dateUtc="2026-04-29T12:27:00Z">
            <w:trPr>
              <w:jc w:val="center"/>
            </w:trPr>
          </w:trPrChange>
        </w:trPr>
        <w:tc>
          <w:tcPr>
            <w:tcW w:w="1080" w:type="dxa"/>
            <w:tcMar>
              <w:top w:w="80" w:type="dxa"/>
              <w:left w:w="100" w:type="dxa"/>
              <w:bottom w:w="80" w:type="dxa"/>
              <w:right w:w="100" w:type="dxa"/>
            </w:tcMar>
            <w:vAlign w:val="center"/>
            <w:tcPrChange w:id="214" w:author="Karan Mistry" w:date="2026-04-29T17:57:00Z" w16du:dateUtc="2026-04-29T12:27:00Z">
              <w:tcPr>
                <w:tcW w:w="1080" w:type="dxa"/>
                <w:tcMar>
                  <w:top w:w="80" w:type="dxa"/>
                  <w:left w:w="100" w:type="dxa"/>
                  <w:bottom w:w="80" w:type="dxa"/>
                  <w:right w:w="100" w:type="dxa"/>
                </w:tcMar>
                <w:vAlign w:val="center"/>
              </w:tcPr>
            </w:tcPrChange>
          </w:tcPr>
          <w:p w14:paraId="298A2DBD" w14:textId="77777777" w:rsidR="00706B03" w:rsidRDefault="00000000">
            <w:pPr>
              <w:jc w:val="center"/>
            </w:pPr>
            <w:r>
              <w:rPr>
                <w:sz w:val="18"/>
              </w:rPr>
              <w:t>DB-03</w:t>
            </w:r>
          </w:p>
        </w:tc>
        <w:tc>
          <w:tcPr>
            <w:tcW w:w="1655" w:type="dxa"/>
            <w:tcMar>
              <w:top w:w="80" w:type="dxa"/>
              <w:left w:w="100" w:type="dxa"/>
              <w:bottom w:w="80" w:type="dxa"/>
              <w:right w:w="100" w:type="dxa"/>
            </w:tcMar>
            <w:vAlign w:val="center"/>
            <w:tcPrChange w:id="215" w:author="Karan Mistry" w:date="2026-04-29T17:57:00Z" w16du:dateUtc="2026-04-29T12:27:00Z">
              <w:tcPr>
                <w:tcW w:w="1655" w:type="dxa"/>
                <w:tcMar>
                  <w:top w:w="80" w:type="dxa"/>
                  <w:left w:w="100" w:type="dxa"/>
                  <w:bottom w:w="80" w:type="dxa"/>
                  <w:right w:w="100" w:type="dxa"/>
                </w:tcMar>
                <w:vAlign w:val="center"/>
              </w:tcPr>
            </w:tcPrChange>
          </w:tcPr>
          <w:p w14:paraId="35096894" w14:textId="77777777" w:rsidR="00706B03" w:rsidRDefault="00000000">
            <w:r>
              <w:rPr>
                <w:sz w:val="18"/>
              </w:rPr>
              <w:t>Global patient search</w:t>
            </w:r>
          </w:p>
        </w:tc>
        <w:tc>
          <w:tcPr>
            <w:tcW w:w="3384" w:type="dxa"/>
            <w:tcMar>
              <w:top w:w="80" w:type="dxa"/>
              <w:left w:w="100" w:type="dxa"/>
              <w:bottom w:w="80" w:type="dxa"/>
              <w:right w:w="100" w:type="dxa"/>
            </w:tcMar>
            <w:vAlign w:val="center"/>
            <w:tcPrChange w:id="216" w:author="Karan Mistry" w:date="2026-04-29T17:57:00Z" w16du:dateUtc="2026-04-29T12:27:00Z">
              <w:tcPr>
                <w:tcW w:w="3384" w:type="dxa"/>
                <w:tcMar>
                  <w:top w:w="80" w:type="dxa"/>
                  <w:left w:w="100" w:type="dxa"/>
                  <w:bottom w:w="80" w:type="dxa"/>
                  <w:right w:w="100" w:type="dxa"/>
                </w:tcMar>
                <w:vAlign w:val="center"/>
              </w:tcPr>
            </w:tcPrChange>
          </w:tcPr>
          <w:p w14:paraId="44FDC317" w14:textId="77777777" w:rsidR="00706B03" w:rsidRDefault="00000000">
            <w:r>
              <w:rPr>
                <w:sz w:val="18"/>
              </w:rPr>
              <w:t>Search by patient ID, admission ID, name, phone, bed/room.</w:t>
            </w:r>
          </w:p>
        </w:tc>
        <w:tc>
          <w:tcPr>
            <w:tcW w:w="2808" w:type="dxa"/>
            <w:tcMar>
              <w:top w:w="80" w:type="dxa"/>
              <w:left w:w="100" w:type="dxa"/>
              <w:bottom w:w="80" w:type="dxa"/>
              <w:right w:w="100" w:type="dxa"/>
            </w:tcMar>
            <w:vAlign w:val="center"/>
            <w:tcPrChange w:id="217" w:author="Karan Mistry" w:date="2026-04-29T17:57:00Z" w16du:dateUtc="2026-04-29T12:27:00Z">
              <w:tcPr>
                <w:tcW w:w="2808" w:type="dxa"/>
                <w:tcMar>
                  <w:top w:w="80" w:type="dxa"/>
                  <w:left w:w="100" w:type="dxa"/>
                  <w:bottom w:w="80" w:type="dxa"/>
                  <w:right w:w="100" w:type="dxa"/>
                </w:tcMar>
                <w:vAlign w:val="center"/>
              </w:tcPr>
            </w:tcPrChange>
          </w:tcPr>
          <w:p w14:paraId="56323494" w14:textId="77777777" w:rsidR="00706B03" w:rsidRDefault="00000000">
            <w:r>
              <w:rPr>
                <w:sz w:val="18"/>
              </w:rPr>
              <w:t>Search input persistent in header or dashboard.</w:t>
            </w:r>
          </w:p>
        </w:tc>
        <w:tc>
          <w:tcPr>
            <w:tcW w:w="1152" w:type="dxa"/>
            <w:tcMar>
              <w:top w:w="80" w:type="dxa"/>
              <w:left w:w="100" w:type="dxa"/>
              <w:bottom w:w="80" w:type="dxa"/>
              <w:right w:w="100" w:type="dxa"/>
            </w:tcMar>
            <w:vAlign w:val="center"/>
            <w:tcPrChange w:id="218" w:author="Karan Mistry" w:date="2026-04-29T17:57:00Z" w16du:dateUtc="2026-04-29T12:27:00Z">
              <w:tcPr>
                <w:tcW w:w="1152" w:type="dxa"/>
                <w:tcMar>
                  <w:top w:w="80" w:type="dxa"/>
                  <w:left w:w="100" w:type="dxa"/>
                  <w:bottom w:w="80" w:type="dxa"/>
                  <w:right w:w="100" w:type="dxa"/>
                </w:tcMar>
                <w:vAlign w:val="center"/>
              </w:tcPr>
            </w:tcPrChange>
          </w:tcPr>
          <w:p w14:paraId="5F17E8D5"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Change w:id="219" w:author="Karan Mistry" w:date="2026-04-29T17:57:00Z" w16du:dateUtc="2026-04-29T12:27:00Z">
              <w:tcPr>
                <w:tcW w:w="1944" w:type="dxa"/>
                <w:tcMar>
                  <w:top w:w="80" w:type="dxa"/>
                  <w:left w:w="100" w:type="dxa"/>
                  <w:bottom w:w="80" w:type="dxa"/>
                  <w:right w:w="100" w:type="dxa"/>
                </w:tcMar>
                <w:vAlign w:val="center"/>
              </w:tcPr>
            </w:tcPrChange>
          </w:tcPr>
          <w:p w14:paraId="334C0FC4" w14:textId="77777777" w:rsidR="00706B03" w:rsidRDefault="00000000">
            <w:r>
              <w:rPr>
                <w:sz w:val="18"/>
              </w:rPr>
              <w:t>Return exact and fuzzy matches with unit/ward indicators.</w:t>
            </w:r>
          </w:p>
        </w:tc>
      </w:tr>
      <w:tr w:rsidR="00706B03" w14:paraId="78D4D9C4" w14:textId="77777777" w:rsidTr="005F7BDB">
        <w:trPr>
          <w:jc w:val="center"/>
          <w:trPrChange w:id="220" w:author="Karan Mistry" w:date="2026-04-29T17:57:00Z" w16du:dateUtc="2026-04-29T12:27:00Z">
            <w:trPr>
              <w:jc w:val="center"/>
            </w:trPr>
          </w:trPrChange>
        </w:trPr>
        <w:tc>
          <w:tcPr>
            <w:tcW w:w="1080" w:type="dxa"/>
            <w:shd w:val="clear" w:color="auto" w:fill="EDF3F9"/>
            <w:tcMar>
              <w:top w:w="80" w:type="dxa"/>
              <w:left w:w="100" w:type="dxa"/>
              <w:bottom w:w="80" w:type="dxa"/>
              <w:right w:w="100" w:type="dxa"/>
            </w:tcMar>
            <w:vAlign w:val="center"/>
            <w:tcPrChange w:id="221" w:author="Karan Mistry" w:date="2026-04-29T17:57:00Z" w16du:dateUtc="2026-04-29T12:27:00Z">
              <w:tcPr>
                <w:tcW w:w="1080" w:type="dxa"/>
                <w:shd w:val="clear" w:color="auto" w:fill="EDF3F9"/>
                <w:tcMar>
                  <w:top w:w="80" w:type="dxa"/>
                  <w:left w:w="100" w:type="dxa"/>
                  <w:bottom w:w="80" w:type="dxa"/>
                  <w:right w:w="100" w:type="dxa"/>
                </w:tcMar>
                <w:vAlign w:val="center"/>
              </w:tcPr>
            </w:tcPrChange>
          </w:tcPr>
          <w:p w14:paraId="5C6F5620" w14:textId="77777777" w:rsidR="00706B03" w:rsidRDefault="00000000">
            <w:pPr>
              <w:jc w:val="center"/>
            </w:pPr>
            <w:r>
              <w:rPr>
                <w:sz w:val="18"/>
              </w:rPr>
              <w:t>DB-04</w:t>
            </w:r>
          </w:p>
        </w:tc>
        <w:tc>
          <w:tcPr>
            <w:tcW w:w="1655" w:type="dxa"/>
            <w:shd w:val="clear" w:color="auto" w:fill="EDF3F9"/>
            <w:tcMar>
              <w:top w:w="80" w:type="dxa"/>
              <w:left w:w="100" w:type="dxa"/>
              <w:bottom w:w="80" w:type="dxa"/>
              <w:right w:w="100" w:type="dxa"/>
            </w:tcMar>
            <w:vAlign w:val="center"/>
            <w:tcPrChange w:id="222" w:author="Karan Mistry" w:date="2026-04-29T17:57:00Z" w16du:dateUtc="2026-04-29T12:27:00Z">
              <w:tcPr>
                <w:tcW w:w="1655" w:type="dxa"/>
                <w:shd w:val="clear" w:color="auto" w:fill="EDF3F9"/>
                <w:tcMar>
                  <w:top w:w="80" w:type="dxa"/>
                  <w:left w:w="100" w:type="dxa"/>
                  <w:bottom w:w="80" w:type="dxa"/>
                  <w:right w:w="100" w:type="dxa"/>
                </w:tcMar>
                <w:vAlign w:val="center"/>
              </w:tcPr>
            </w:tcPrChange>
          </w:tcPr>
          <w:p w14:paraId="3647E497" w14:textId="77777777" w:rsidR="00706B03" w:rsidRDefault="00000000">
            <w:r>
              <w:rPr>
                <w:sz w:val="18"/>
              </w:rPr>
              <w:t>Alert center preview</w:t>
            </w:r>
          </w:p>
        </w:tc>
        <w:tc>
          <w:tcPr>
            <w:tcW w:w="3384" w:type="dxa"/>
            <w:shd w:val="clear" w:color="auto" w:fill="EDF3F9"/>
            <w:tcMar>
              <w:top w:w="80" w:type="dxa"/>
              <w:left w:w="100" w:type="dxa"/>
              <w:bottom w:w="80" w:type="dxa"/>
              <w:right w:w="100" w:type="dxa"/>
            </w:tcMar>
            <w:vAlign w:val="center"/>
            <w:tcPrChange w:id="223" w:author="Karan Mistry" w:date="2026-04-29T17:57:00Z" w16du:dateUtc="2026-04-29T12:27:00Z">
              <w:tcPr>
                <w:tcW w:w="3384" w:type="dxa"/>
                <w:shd w:val="clear" w:color="auto" w:fill="EDF3F9"/>
                <w:tcMar>
                  <w:top w:w="80" w:type="dxa"/>
                  <w:left w:w="100" w:type="dxa"/>
                  <w:bottom w:w="80" w:type="dxa"/>
                  <w:right w:w="100" w:type="dxa"/>
                </w:tcMar>
                <w:vAlign w:val="center"/>
              </w:tcPr>
            </w:tcPrChange>
          </w:tcPr>
          <w:p w14:paraId="7F193BF5" w14:textId="77777777" w:rsidR="00706B03" w:rsidRDefault="00000000">
            <w:r>
              <w:rPr>
                <w:sz w:val="18"/>
              </w:rPr>
              <w:t>Prominent alert strip or panel for abnormal results, overdue tasks, discharge blockers and unresolved conflicts.</w:t>
            </w:r>
          </w:p>
        </w:tc>
        <w:tc>
          <w:tcPr>
            <w:tcW w:w="2808" w:type="dxa"/>
            <w:shd w:val="clear" w:color="auto" w:fill="EDF3F9"/>
            <w:tcMar>
              <w:top w:w="80" w:type="dxa"/>
              <w:left w:w="100" w:type="dxa"/>
              <w:bottom w:w="80" w:type="dxa"/>
              <w:right w:w="100" w:type="dxa"/>
            </w:tcMar>
            <w:vAlign w:val="center"/>
            <w:tcPrChange w:id="224" w:author="Karan Mistry" w:date="2026-04-29T17:57:00Z" w16du:dateUtc="2026-04-29T12:27:00Z">
              <w:tcPr>
                <w:tcW w:w="2808" w:type="dxa"/>
                <w:shd w:val="clear" w:color="auto" w:fill="EDF3F9"/>
                <w:tcMar>
                  <w:top w:w="80" w:type="dxa"/>
                  <w:left w:w="100" w:type="dxa"/>
                  <w:bottom w:w="80" w:type="dxa"/>
                  <w:right w:w="100" w:type="dxa"/>
                </w:tcMar>
                <w:vAlign w:val="center"/>
              </w:tcPr>
            </w:tcPrChange>
          </w:tcPr>
          <w:p w14:paraId="061E34AC" w14:textId="77777777" w:rsidR="00706B03" w:rsidRDefault="00000000">
            <w:r>
              <w:rPr>
                <w:sz w:val="18"/>
              </w:rPr>
              <w:t>Clickable to source record.</w:t>
            </w:r>
          </w:p>
        </w:tc>
        <w:tc>
          <w:tcPr>
            <w:tcW w:w="1152" w:type="dxa"/>
            <w:shd w:val="clear" w:color="auto" w:fill="EDF3F9"/>
            <w:tcMar>
              <w:top w:w="80" w:type="dxa"/>
              <w:left w:w="100" w:type="dxa"/>
              <w:bottom w:w="80" w:type="dxa"/>
              <w:right w:w="100" w:type="dxa"/>
            </w:tcMar>
            <w:vAlign w:val="center"/>
            <w:tcPrChange w:id="225" w:author="Karan Mistry" w:date="2026-04-29T17:57:00Z" w16du:dateUtc="2026-04-29T12:27:00Z">
              <w:tcPr>
                <w:tcW w:w="1152" w:type="dxa"/>
                <w:shd w:val="clear" w:color="auto" w:fill="EDF3F9"/>
                <w:tcMar>
                  <w:top w:w="80" w:type="dxa"/>
                  <w:left w:w="100" w:type="dxa"/>
                  <w:bottom w:w="80" w:type="dxa"/>
                  <w:right w:w="100" w:type="dxa"/>
                </w:tcMar>
                <w:vAlign w:val="center"/>
              </w:tcPr>
            </w:tcPrChange>
          </w:tcPr>
          <w:p w14:paraId="4FD757F7" w14:textId="77777777" w:rsidR="00706B03" w:rsidRDefault="00000000">
            <w:pPr>
              <w:jc w:val="center"/>
            </w:pPr>
            <w:r>
              <w:rPr>
                <w:sz w:val="18"/>
              </w:rPr>
              <w:t>Required</w:t>
            </w:r>
          </w:p>
        </w:tc>
        <w:tc>
          <w:tcPr>
            <w:tcW w:w="1944" w:type="dxa"/>
            <w:shd w:val="clear" w:color="auto" w:fill="EDF3F9"/>
            <w:tcMar>
              <w:top w:w="80" w:type="dxa"/>
              <w:left w:w="100" w:type="dxa"/>
              <w:bottom w:w="80" w:type="dxa"/>
              <w:right w:w="100" w:type="dxa"/>
            </w:tcMar>
            <w:vAlign w:val="center"/>
            <w:tcPrChange w:id="226" w:author="Karan Mistry" w:date="2026-04-29T17:57:00Z" w16du:dateUtc="2026-04-29T12:27:00Z">
              <w:tcPr>
                <w:tcW w:w="1944" w:type="dxa"/>
                <w:shd w:val="clear" w:color="auto" w:fill="EDF3F9"/>
                <w:tcMar>
                  <w:top w:w="80" w:type="dxa"/>
                  <w:left w:w="100" w:type="dxa"/>
                  <w:bottom w:w="80" w:type="dxa"/>
                  <w:right w:w="100" w:type="dxa"/>
                </w:tcMar>
                <w:vAlign w:val="center"/>
              </w:tcPr>
            </w:tcPrChange>
          </w:tcPr>
          <w:p w14:paraId="13568263" w14:textId="77777777" w:rsidR="00706B03" w:rsidRDefault="00000000">
            <w:r>
              <w:rPr>
                <w:sz w:val="18"/>
              </w:rPr>
              <w:t>Critical alerts must be visually differentiated.</w:t>
            </w:r>
          </w:p>
        </w:tc>
      </w:tr>
    </w:tbl>
    <w:p w14:paraId="18B33130" w14:textId="77777777" w:rsidR="00706B03" w:rsidRDefault="00706B03"/>
    <w:p w14:paraId="2D72B104" w14:textId="77777777" w:rsidR="00706B03" w:rsidRDefault="00000000">
      <w:pPr>
        <w:spacing w:before="200" w:after="120"/>
      </w:pPr>
      <w:r>
        <w:rPr>
          <w:b/>
          <w:color w:val="1F4E79"/>
          <w:sz w:val="32"/>
        </w:rPr>
        <w:t>6. Patient Search, Registration and Admission Requirements</w:t>
      </w:r>
    </w:p>
    <w:tbl>
      <w:tblPr>
        <w:tblStyle w:val="TableGrid"/>
        <w:tblW w:w="12023" w:type="dxa"/>
        <w:jc w:val="center"/>
        <w:tblLayout w:type="fixed"/>
        <w:tblLook w:val="04A0" w:firstRow="1" w:lastRow="0" w:firstColumn="1" w:lastColumn="0" w:noHBand="0" w:noVBand="1"/>
        <w:tblPrChange w:id="227" w:author="Karan Mistry" w:date="2026-04-29T18:15:00Z" w16du:dateUtc="2026-04-29T12:45:00Z">
          <w:tblPr>
            <w:tblStyle w:val="TableGrid"/>
            <w:tblW w:w="0" w:type="auto"/>
            <w:jc w:val="center"/>
            <w:tblLayout w:type="fixed"/>
            <w:tblLook w:val="04A0" w:firstRow="1" w:lastRow="0" w:firstColumn="1" w:lastColumn="0" w:noHBand="0" w:noVBand="1"/>
          </w:tblPr>
        </w:tblPrChange>
      </w:tblPr>
      <w:tblGrid>
        <w:gridCol w:w="1080"/>
        <w:gridCol w:w="1655"/>
        <w:gridCol w:w="3384"/>
        <w:gridCol w:w="2808"/>
        <w:gridCol w:w="1152"/>
        <w:gridCol w:w="1944"/>
        <w:tblGridChange w:id="228">
          <w:tblGrid>
            <w:gridCol w:w="1080"/>
            <w:gridCol w:w="1655"/>
            <w:gridCol w:w="3384"/>
            <w:gridCol w:w="2808"/>
            <w:gridCol w:w="1152"/>
            <w:gridCol w:w="1944"/>
          </w:tblGrid>
        </w:tblGridChange>
      </w:tblGrid>
      <w:tr w:rsidR="00706B03" w14:paraId="6383E086" w14:textId="77777777" w:rsidTr="00552781">
        <w:trPr>
          <w:tblHeader/>
          <w:jc w:val="center"/>
          <w:trPrChange w:id="229" w:author="Karan Mistry" w:date="2026-04-29T18:15:00Z" w16du:dateUtc="2026-04-29T12:45:00Z">
            <w:trPr>
              <w:tblHeader/>
              <w:jc w:val="center"/>
            </w:trPr>
          </w:trPrChange>
        </w:trPr>
        <w:tc>
          <w:tcPr>
            <w:tcW w:w="1080" w:type="dxa"/>
            <w:shd w:val="clear" w:color="auto" w:fill="1F4E79"/>
            <w:tcMar>
              <w:top w:w="80" w:type="dxa"/>
              <w:left w:w="100" w:type="dxa"/>
              <w:bottom w:w="80" w:type="dxa"/>
              <w:right w:w="100" w:type="dxa"/>
            </w:tcMar>
            <w:vAlign w:val="center"/>
            <w:tcPrChange w:id="230" w:author="Karan Mistry" w:date="2026-04-29T18:15:00Z" w16du:dateUtc="2026-04-29T12:45:00Z">
              <w:tcPr>
                <w:tcW w:w="1080" w:type="dxa"/>
                <w:shd w:val="clear" w:color="auto" w:fill="1F4E79"/>
                <w:tcMar>
                  <w:top w:w="80" w:type="dxa"/>
                  <w:left w:w="100" w:type="dxa"/>
                  <w:bottom w:w="80" w:type="dxa"/>
                  <w:right w:w="100" w:type="dxa"/>
                </w:tcMar>
                <w:vAlign w:val="center"/>
              </w:tcPr>
            </w:tcPrChange>
          </w:tcPr>
          <w:p w14:paraId="23FDB13C" w14:textId="77777777" w:rsidR="00706B03" w:rsidRDefault="00000000">
            <w:pPr>
              <w:jc w:val="center"/>
            </w:pPr>
            <w:r>
              <w:rPr>
                <w:b/>
                <w:color w:val="FFFFFF"/>
                <w:sz w:val="18"/>
              </w:rPr>
              <w:t>Req ID</w:t>
            </w:r>
          </w:p>
        </w:tc>
        <w:tc>
          <w:tcPr>
            <w:tcW w:w="1655" w:type="dxa"/>
            <w:shd w:val="clear" w:color="auto" w:fill="1F4E79"/>
            <w:tcMar>
              <w:top w:w="80" w:type="dxa"/>
              <w:left w:w="100" w:type="dxa"/>
              <w:bottom w:w="80" w:type="dxa"/>
              <w:right w:w="100" w:type="dxa"/>
            </w:tcMar>
            <w:vAlign w:val="center"/>
            <w:tcPrChange w:id="231" w:author="Karan Mistry" w:date="2026-04-29T18:15:00Z" w16du:dateUtc="2026-04-29T12:45:00Z">
              <w:tcPr>
                <w:tcW w:w="1655" w:type="dxa"/>
                <w:shd w:val="clear" w:color="auto" w:fill="1F4E79"/>
                <w:tcMar>
                  <w:top w:w="80" w:type="dxa"/>
                  <w:left w:w="100" w:type="dxa"/>
                  <w:bottom w:w="80" w:type="dxa"/>
                  <w:right w:w="100" w:type="dxa"/>
                </w:tcMar>
                <w:vAlign w:val="center"/>
              </w:tcPr>
            </w:tcPrChange>
          </w:tcPr>
          <w:p w14:paraId="568508E9" w14:textId="77777777" w:rsidR="00706B03" w:rsidRDefault="00000000">
            <w:pPr>
              <w:jc w:val="center"/>
            </w:pPr>
            <w:r>
              <w:rPr>
                <w:b/>
                <w:color w:val="FFFFFF"/>
                <w:sz w:val="18"/>
              </w:rPr>
              <w:t>Feature</w:t>
            </w:r>
          </w:p>
        </w:tc>
        <w:tc>
          <w:tcPr>
            <w:tcW w:w="3384" w:type="dxa"/>
            <w:shd w:val="clear" w:color="auto" w:fill="1F4E79"/>
            <w:tcMar>
              <w:top w:w="80" w:type="dxa"/>
              <w:left w:w="100" w:type="dxa"/>
              <w:bottom w:w="80" w:type="dxa"/>
              <w:right w:w="100" w:type="dxa"/>
            </w:tcMar>
            <w:vAlign w:val="center"/>
            <w:tcPrChange w:id="232" w:author="Karan Mistry" w:date="2026-04-29T18:15:00Z" w16du:dateUtc="2026-04-29T12:45:00Z">
              <w:tcPr>
                <w:tcW w:w="3384" w:type="dxa"/>
                <w:shd w:val="clear" w:color="auto" w:fill="1F4E79"/>
                <w:tcMar>
                  <w:top w:w="80" w:type="dxa"/>
                  <w:left w:w="100" w:type="dxa"/>
                  <w:bottom w:w="80" w:type="dxa"/>
                  <w:right w:w="100" w:type="dxa"/>
                </w:tcMar>
                <w:vAlign w:val="center"/>
              </w:tcPr>
            </w:tcPrChange>
          </w:tcPr>
          <w:p w14:paraId="48B3C2BD" w14:textId="77777777" w:rsidR="00706B03" w:rsidRDefault="00000000">
            <w:pPr>
              <w:jc w:val="center"/>
            </w:pPr>
            <w:r>
              <w:rPr>
                <w:b/>
                <w:color w:val="FFFFFF"/>
                <w:sz w:val="18"/>
              </w:rPr>
              <w:t>Requirement detail</w:t>
            </w:r>
          </w:p>
        </w:tc>
        <w:tc>
          <w:tcPr>
            <w:tcW w:w="2808" w:type="dxa"/>
            <w:shd w:val="clear" w:color="auto" w:fill="1F4E79"/>
            <w:tcMar>
              <w:top w:w="80" w:type="dxa"/>
              <w:left w:w="100" w:type="dxa"/>
              <w:bottom w:w="80" w:type="dxa"/>
              <w:right w:w="100" w:type="dxa"/>
            </w:tcMar>
            <w:vAlign w:val="center"/>
            <w:tcPrChange w:id="233" w:author="Karan Mistry" w:date="2026-04-29T18:15:00Z" w16du:dateUtc="2026-04-29T12:45:00Z">
              <w:tcPr>
                <w:tcW w:w="2808" w:type="dxa"/>
                <w:shd w:val="clear" w:color="auto" w:fill="1F4E79"/>
                <w:tcMar>
                  <w:top w:w="80" w:type="dxa"/>
                  <w:left w:w="100" w:type="dxa"/>
                  <w:bottom w:w="80" w:type="dxa"/>
                  <w:right w:w="100" w:type="dxa"/>
                </w:tcMar>
                <w:vAlign w:val="center"/>
              </w:tcPr>
            </w:tcPrChange>
          </w:tcPr>
          <w:p w14:paraId="33429C4F" w14:textId="77777777" w:rsidR="00706B03" w:rsidRDefault="00000000">
            <w:pPr>
              <w:jc w:val="center"/>
            </w:pPr>
            <w:r>
              <w:rPr>
                <w:b/>
                <w:color w:val="FFFFFF"/>
                <w:sz w:val="18"/>
              </w:rPr>
              <w:t>UI / Workflow expectations</w:t>
            </w:r>
          </w:p>
        </w:tc>
        <w:tc>
          <w:tcPr>
            <w:tcW w:w="1152" w:type="dxa"/>
            <w:shd w:val="clear" w:color="auto" w:fill="1F4E79"/>
            <w:tcMar>
              <w:top w:w="80" w:type="dxa"/>
              <w:left w:w="100" w:type="dxa"/>
              <w:bottom w:w="80" w:type="dxa"/>
              <w:right w:w="100" w:type="dxa"/>
            </w:tcMar>
            <w:vAlign w:val="center"/>
            <w:tcPrChange w:id="234" w:author="Karan Mistry" w:date="2026-04-29T18:15:00Z" w16du:dateUtc="2026-04-29T12:45:00Z">
              <w:tcPr>
                <w:tcW w:w="1152" w:type="dxa"/>
                <w:shd w:val="clear" w:color="auto" w:fill="1F4E79"/>
                <w:tcMar>
                  <w:top w:w="80" w:type="dxa"/>
                  <w:left w:w="100" w:type="dxa"/>
                  <w:bottom w:w="80" w:type="dxa"/>
                  <w:right w:w="100" w:type="dxa"/>
                </w:tcMar>
                <w:vAlign w:val="center"/>
              </w:tcPr>
            </w:tcPrChange>
          </w:tcPr>
          <w:p w14:paraId="1D735FC3" w14:textId="77777777" w:rsidR="00706B03" w:rsidRDefault="00000000">
            <w:pPr>
              <w:jc w:val="center"/>
            </w:pPr>
            <w:r>
              <w:rPr>
                <w:b/>
                <w:color w:val="FFFFFF"/>
                <w:sz w:val="18"/>
              </w:rPr>
              <w:t>Priority</w:t>
            </w:r>
          </w:p>
        </w:tc>
        <w:tc>
          <w:tcPr>
            <w:tcW w:w="1944" w:type="dxa"/>
            <w:shd w:val="clear" w:color="auto" w:fill="1F4E79"/>
            <w:tcMar>
              <w:top w:w="80" w:type="dxa"/>
              <w:left w:w="100" w:type="dxa"/>
              <w:bottom w:w="80" w:type="dxa"/>
              <w:right w:w="100" w:type="dxa"/>
            </w:tcMar>
            <w:vAlign w:val="center"/>
            <w:tcPrChange w:id="235" w:author="Karan Mistry" w:date="2026-04-29T18:15:00Z" w16du:dateUtc="2026-04-29T12:45:00Z">
              <w:tcPr>
                <w:tcW w:w="1944" w:type="dxa"/>
                <w:shd w:val="clear" w:color="auto" w:fill="1F4E79"/>
                <w:tcMar>
                  <w:top w:w="80" w:type="dxa"/>
                  <w:left w:w="100" w:type="dxa"/>
                  <w:bottom w:w="80" w:type="dxa"/>
                  <w:right w:w="100" w:type="dxa"/>
                </w:tcMar>
                <w:vAlign w:val="center"/>
              </w:tcPr>
            </w:tcPrChange>
          </w:tcPr>
          <w:p w14:paraId="6E2D863E" w14:textId="77777777" w:rsidR="00706B03" w:rsidRDefault="00000000">
            <w:pPr>
              <w:jc w:val="center"/>
            </w:pPr>
            <w:r>
              <w:rPr>
                <w:b/>
                <w:color w:val="FFFFFF"/>
                <w:sz w:val="18"/>
              </w:rPr>
              <w:t>Validation / Rules</w:t>
            </w:r>
          </w:p>
        </w:tc>
      </w:tr>
      <w:tr w:rsidR="00706B03" w14:paraId="21536678" w14:textId="77777777" w:rsidTr="00552781">
        <w:trPr>
          <w:jc w:val="center"/>
          <w:trPrChange w:id="236" w:author="Karan Mistry" w:date="2026-04-29T18:15:00Z" w16du:dateUtc="2026-04-29T12:45:00Z">
            <w:trPr>
              <w:jc w:val="center"/>
            </w:trPr>
          </w:trPrChange>
        </w:trPr>
        <w:tc>
          <w:tcPr>
            <w:tcW w:w="1080" w:type="dxa"/>
            <w:tcMar>
              <w:top w:w="80" w:type="dxa"/>
              <w:left w:w="100" w:type="dxa"/>
              <w:bottom w:w="80" w:type="dxa"/>
              <w:right w:w="100" w:type="dxa"/>
            </w:tcMar>
            <w:vAlign w:val="center"/>
            <w:tcPrChange w:id="237" w:author="Karan Mistry" w:date="2026-04-29T18:15:00Z" w16du:dateUtc="2026-04-29T12:45:00Z">
              <w:tcPr>
                <w:tcW w:w="1080" w:type="dxa"/>
                <w:tcMar>
                  <w:top w:w="80" w:type="dxa"/>
                  <w:left w:w="100" w:type="dxa"/>
                  <w:bottom w:w="80" w:type="dxa"/>
                  <w:right w:w="100" w:type="dxa"/>
                </w:tcMar>
                <w:vAlign w:val="center"/>
              </w:tcPr>
            </w:tcPrChange>
          </w:tcPr>
          <w:p w14:paraId="55495303" w14:textId="77777777" w:rsidR="00706B03" w:rsidRDefault="00000000">
            <w:pPr>
              <w:jc w:val="center"/>
            </w:pPr>
            <w:r>
              <w:rPr>
                <w:sz w:val="18"/>
              </w:rPr>
              <w:t>ADM-01</w:t>
            </w:r>
          </w:p>
        </w:tc>
        <w:tc>
          <w:tcPr>
            <w:tcW w:w="1655" w:type="dxa"/>
            <w:tcMar>
              <w:top w:w="80" w:type="dxa"/>
              <w:left w:w="100" w:type="dxa"/>
              <w:bottom w:w="80" w:type="dxa"/>
              <w:right w:w="100" w:type="dxa"/>
            </w:tcMar>
            <w:vAlign w:val="center"/>
            <w:tcPrChange w:id="238" w:author="Karan Mistry" w:date="2026-04-29T18:15:00Z" w16du:dateUtc="2026-04-29T12:45:00Z">
              <w:tcPr>
                <w:tcW w:w="1655" w:type="dxa"/>
                <w:tcMar>
                  <w:top w:w="80" w:type="dxa"/>
                  <w:left w:w="100" w:type="dxa"/>
                  <w:bottom w:w="80" w:type="dxa"/>
                  <w:right w:w="100" w:type="dxa"/>
                </w:tcMar>
                <w:vAlign w:val="center"/>
              </w:tcPr>
            </w:tcPrChange>
          </w:tcPr>
          <w:p w14:paraId="79028E3A" w14:textId="77777777" w:rsidR="00706B03" w:rsidRDefault="00000000">
            <w:r>
              <w:rPr>
                <w:sz w:val="18"/>
              </w:rPr>
              <w:t>Patient identity capture</w:t>
            </w:r>
          </w:p>
        </w:tc>
        <w:tc>
          <w:tcPr>
            <w:tcW w:w="3384" w:type="dxa"/>
            <w:tcMar>
              <w:top w:w="80" w:type="dxa"/>
              <w:left w:w="100" w:type="dxa"/>
              <w:bottom w:w="80" w:type="dxa"/>
              <w:right w:w="100" w:type="dxa"/>
            </w:tcMar>
            <w:vAlign w:val="center"/>
            <w:tcPrChange w:id="239" w:author="Karan Mistry" w:date="2026-04-29T18:15:00Z" w16du:dateUtc="2026-04-29T12:45:00Z">
              <w:tcPr>
                <w:tcW w:w="3384" w:type="dxa"/>
                <w:tcMar>
                  <w:top w:w="80" w:type="dxa"/>
                  <w:left w:w="100" w:type="dxa"/>
                  <w:bottom w:w="80" w:type="dxa"/>
                  <w:right w:w="100" w:type="dxa"/>
                </w:tcMar>
                <w:vAlign w:val="center"/>
              </w:tcPr>
            </w:tcPrChange>
          </w:tcPr>
          <w:p w14:paraId="721735BD" w14:textId="26F0FB1D" w:rsidR="00706B03" w:rsidRDefault="00000000">
            <w:r>
              <w:rPr>
                <w:sz w:val="18"/>
              </w:rPr>
              <w:t>Form shall capture patient ID/MRN, full legal name, DOB, age, sex/gender, contact information, emergency contact and address</w:t>
            </w:r>
            <w:ins w:id="240" w:author="Karan Mistry" w:date="2026-04-29T18:01:00Z" w16du:dateUtc="2026-04-29T12:31:00Z">
              <w:r w:rsidR="0065421E">
                <w:rPr>
                  <w:sz w:val="18"/>
                </w:rPr>
                <w:t xml:space="preserve">, add the image holder for </w:t>
              </w:r>
            </w:ins>
            <w:ins w:id="241" w:author="Karan Mistry" w:date="2026-04-29T18:02:00Z" w16du:dateUtc="2026-04-29T12:32:00Z">
              <w:r w:rsidR="0065421E">
                <w:rPr>
                  <w:sz w:val="18"/>
                </w:rPr>
                <w:t>health card image</w:t>
              </w:r>
            </w:ins>
            <w:ins w:id="242" w:author="Karan Mistry" w:date="2026-04-29T18:01:00Z" w16du:dateUtc="2026-04-29T12:31:00Z">
              <w:r w:rsidR="0065421E">
                <w:rPr>
                  <w:sz w:val="18"/>
                </w:rPr>
                <w:t xml:space="preserve"> </w:t>
              </w:r>
            </w:ins>
            <w:ins w:id="243" w:author="Karan Mistry" w:date="2026-04-29T18:02:00Z" w16du:dateUtc="2026-04-29T12:32:00Z">
              <w:r w:rsidR="0065421E">
                <w:rPr>
                  <w:sz w:val="18"/>
                </w:rPr>
                <w:t>(</w:t>
              </w:r>
              <w:r w:rsidR="00C45168">
                <w:rPr>
                  <w:sz w:val="18"/>
                </w:rPr>
                <w:t>title as “Healthcard details”</w:t>
              </w:r>
              <w:r w:rsidR="0065421E">
                <w:rPr>
                  <w:sz w:val="18"/>
                </w:rPr>
                <w:t>)</w:t>
              </w:r>
            </w:ins>
            <w:del w:id="244" w:author="Karan Mistry" w:date="2026-04-29T18:01:00Z" w16du:dateUtc="2026-04-29T12:31:00Z">
              <w:r w:rsidDel="0065421E">
                <w:rPr>
                  <w:sz w:val="18"/>
                </w:rPr>
                <w:delText>.</w:delText>
              </w:r>
            </w:del>
          </w:p>
        </w:tc>
        <w:tc>
          <w:tcPr>
            <w:tcW w:w="2808" w:type="dxa"/>
            <w:tcMar>
              <w:top w:w="80" w:type="dxa"/>
              <w:left w:w="100" w:type="dxa"/>
              <w:bottom w:w="80" w:type="dxa"/>
              <w:right w:w="100" w:type="dxa"/>
            </w:tcMar>
            <w:vAlign w:val="center"/>
            <w:tcPrChange w:id="245" w:author="Karan Mistry" w:date="2026-04-29T18:15:00Z" w16du:dateUtc="2026-04-29T12:45:00Z">
              <w:tcPr>
                <w:tcW w:w="2808" w:type="dxa"/>
                <w:tcMar>
                  <w:top w:w="80" w:type="dxa"/>
                  <w:left w:w="100" w:type="dxa"/>
                  <w:bottom w:w="80" w:type="dxa"/>
                  <w:right w:w="100" w:type="dxa"/>
                </w:tcMar>
                <w:vAlign w:val="center"/>
              </w:tcPr>
            </w:tcPrChange>
          </w:tcPr>
          <w:p w14:paraId="7F75786F" w14:textId="77777777" w:rsidR="00706B03" w:rsidRDefault="00000000">
            <w:r>
              <w:rPr>
                <w:sz w:val="18"/>
              </w:rPr>
              <w:t>Admission form with clear required-field indicators.</w:t>
            </w:r>
          </w:p>
        </w:tc>
        <w:tc>
          <w:tcPr>
            <w:tcW w:w="1152" w:type="dxa"/>
            <w:tcMar>
              <w:top w:w="80" w:type="dxa"/>
              <w:left w:w="100" w:type="dxa"/>
              <w:bottom w:w="80" w:type="dxa"/>
              <w:right w:w="100" w:type="dxa"/>
            </w:tcMar>
            <w:vAlign w:val="center"/>
            <w:tcPrChange w:id="246" w:author="Karan Mistry" w:date="2026-04-29T18:15:00Z" w16du:dateUtc="2026-04-29T12:45:00Z">
              <w:tcPr>
                <w:tcW w:w="1152" w:type="dxa"/>
                <w:tcMar>
                  <w:top w:w="80" w:type="dxa"/>
                  <w:left w:w="100" w:type="dxa"/>
                  <w:bottom w:w="80" w:type="dxa"/>
                  <w:right w:w="100" w:type="dxa"/>
                </w:tcMar>
                <w:vAlign w:val="center"/>
              </w:tcPr>
            </w:tcPrChange>
          </w:tcPr>
          <w:p w14:paraId="589A465D"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Change w:id="247" w:author="Karan Mistry" w:date="2026-04-29T18:15:00Z" w16du:dateUtc="2026-04-29T12:45:00Z">
              <w:tcPr>
                <w:tcW w:w="1944" w:type="dxa"/>
                <w:tcMar>
                  <w:top w:w="80" w:type="dxa"/>
                  <w:left w:w="100" w:type="dxa"/>
                  <w:bottom w:w="80" w:type="dxa"/>
                  <w:right w:w="100" w:type="dxa"/>
                </w:tcMar>
                <w:vAlign w:val="center"/>
              </w:tcPr>
            </w:tcPrChange>
          </w:tcPr>
          <w:p w14:paraId="318A4A5C" w14:textId="77777777" w:rsidR="00706B03" w:rsidRDefault="00000000">
            <w:r>
              <w:rPr>
                <w:sz w:val="18"/>
              </w:rPr>
              <w:t>Prevent incomplete record creation without mandatory fields.</w:t>
            </w:r>
          </w:p>
        </w:tc>
      </w:tr>
      <w:tr w:rsidR="00706B03" w14:paraId="363F2982" w14:textId="77777777" w:rsidTr="00552781">
        <w:trPr>
          <w:jc w:val="center"/>
          <w:trPrChange w:id="248" w:author="Karan Mistry" w:date="2026-04-29T18:15:00Z" w16du:dateUtc="2026-04-29T12:45:00Z">
            <w:trPr>
              <w:jc w:val="center"/>
            </w:trPr>
          </w:trPrChange>
        </w:trPr>
        <w:tc>
          <w:tcPr>
            <w:tcW w:w="1080" w:type="dxa"/>
            <w:shd w:val="clear" w:color="auto" w:fill="EDF3F9"/>
            <w:tcMar>
              <w:top w:w="80" w:type="dxa"/>
              <w:left w:w="100" w:type="dxa"/>
              <w:bottom w:w="80" w:type="dxa"/>
              <w:right w:w="100" w:type="dxa"/>
            </w:tcMar>
            <w:vAlign w:val="center"/>
            <w:tcPrChange w:id="249" w:author="Karan Mistry" w:date="2026-04-29T18:15:00Z" w16du:dateUtc="2026-04-29T12:45:00Z">
              <w:tcPr>
                <w:tcW w:w="1080" w:type="dxa"/>
                <w:shd w:val="clear" w:color="auto" w:fill="EDF3F9"/>
                <w:tcMar>
                  <w:top w:w="80" w:type="dxa"/>
                  <w:left w:w="100" w:type="dxa"/>
                  <w:bottom w:w="80" w:type="dxa"/>
                  <w:right w:w="100" w:type="dxa"/>
                </w:tcMar>
                <w:vAlign w:val="center"/>
              </w:tcPr>
            </w:tcPrChange>
          </w:tcPr>
          <w:p w14:paraId="178EC22B" w14:textId="77777777" w:rsidR="00706B03" w:rsidRDefault="00000000">
            <w:pPr>
              <w:jc w:val="center"/>
            </w:pPr>
            <w:r>
              <w:rPr>
                <w:sz w:val="18"/>
              </w:rPr>
              <w:t>ADM-02</w:t>
            </w:r>
          </w:p>
        </w:tc>
        <w:tc>
          <w:tcPr>
            <w:tcW w:w="1655" w:type="dxa"/>
            <w:shd w:val="clear" w:color="auto" w:fill="EDF3F9"/>
            <w:tcMar>
              <w:top w:w="80" w:type="dxa"/>
              <w:left w:w="100" w:type="dxa"/>
              <w:bottom w:w="80" w:type="dxa"/>
              <w:right w:w="100" w:type="dxa"/>
            </w:tcMar>
            <w:vAlign w:val="center"/>
            <w:tcPrChange w:id="250" w:author="Karan Mistry" w:date="2026-04-29T18:15:00Z" w16du:dateUtc="2026-04-29T12:45:00Z">
              <w:tcPr>
                <w:tcW w:w="1655" w:type="dxa"/>
                <w:shd w:val="clear" w:color="auto" w:fill="EDF3F9"/>
                <w:tcMar>
                  <w:top w:w="80" w:type="dxa"/>
                  <w:left w:w="100" w:type="dxa"/>
                  <w:bottom w:w="80" w:type="dxa"/>
                  <w:right w:w="100" w:type="dxa"/>
                </w:tcMar>
                <w:vAlign w:val="center"/>
              </w:tcPr>
            </w:tcPrChange>
          </w:tcPr>
          <w:p w14:paraId="5ABBA46A" w14:textId="77777777" w:rsidR="00706B03" w:rsidRDefault="00000000">
            <w:r>
              <w:rPr>
                <w:sz w:val="18"/>
              </w:rPr>
              <w:t>Duplicate detection</w:t>
            </w:r>
          </w:p>
        </w:tc>
        <w:tc>
          <w:tcPr>
            <w:tcW w:w="3384" w:type="dxa"/>
            <w:shd w:val="clear" w:color="auto" w:fill="EDF3F9"/>
            <w:tcMar>
              <w:top w:w="80" w:type="dxa"/>
              <w:left w:w="100" w:type="dxa"/>
              <w:bottom w:w="80" w:type="dxa"/>
              <w:right w:w="100" w:type="dxa"/>
            </w:tcMar>
            <w:vAlign w:val="center"/>
            <w:tcPrChange w:id="251" w:author="Karan Mistry" w:date="2026-04-29T18:15:00Z" w16du:dateUtc="2026-04-29T12:45:00Z">
              <w:tcPr>
                <w:tcW w:w="3384" w:type="dxa"/>
                <w:shd w:val="clear" w:color="auto" w:fill="EDF3F9"/>
                <w:tcMar>
                  <w:top w:w="80" w:type="dxa"/>
                  <w:left w:w="100" w:type="dxa"/>
                  <w:bottom w:w="80" w:type="dxa"/>
                  <w:right w:w="100" w:type="dxa"/>
                </w:tcMar>
                <w:vAlign w:val="center"/>
              </w:tcPr>
            </w:tcPrChange>
          </w:tcPr>
          <w:p w14:paraId="6B9F6A92" w14:textId="77777777" w:rsidR="00706B03" w:rsidRDefault="00000000">
            <w:r>
              <w:rPr>
                <w:sz w:val="18"/>
              </w:rPr>
              <w:t>System shall warn on likely duplicate patients using MRN, phone, DOB and name combinations.</w:t>
            </w:r>
          </w:p>
        </w:tc>
        <w:tc>
          <w:tcPr>
            <w:tcW w:w="2808" w:type="dxa"/>
            <w:shd w:val="clear" w:color="auto" w:fill="EDF3F9"/>
            <w:tcMar>
              <w:top w:w="80" w:type="dxa"/>
              <w:left w:w="100" w:type="dxa"/>
              <w:bottom w:w="80" w:type="dxa"/>
              <w:right w:w="100" w:type="dxa"/>
            </w:tcMar>
            <w:vAlign w:val="center"/>
            <w:tcPrChange w:id="252" w:author="Karan Mistry" w:date="2026-04-29T18:15:00Z" w16du:dateUtc="2026-04-29T12:45:00Z">
              <w:tcPr>
                <w:tcW w:w="2808" w:type="dxa"/>
                <w:shd w:val="clear" w:color="auto" w:fill="EDF3F9"/>
                <w:tcMar>
                  <w:top w:w="80" w:type="dxa"/>
                  <w:left w:w="100" w:type="dxa"/>
                  <w:bottom w:w="80" w:type="dxa"/>
                  <w:right w:w="100" w:type="dxa"/>
                </w:tcMar>
                <w:vAlign w:val="center"/>
              </w:tcPr>
            </w:tcPrChange>
          </w:tcPr>
          <w:p w14:paraId="5DC84ABD" w14:textId="77777777" w:rsidR="00706B03" w:rsidRDefault="00000000">
            <w:r>
              <w:rPr>
                <w:sz w:val="18"/>
              </w:rPr>
              <w:t>Present possible matches before creating a new record.</w:t>
            </w:r>
          </w:p>
        </w:tc>
        <w:tc>
          <w:tcPr>
            <w:tcW w:w="1152" w:type="dxa"/>
            <w:shd w:val="clear" w:color="auto" w:fill="EDF3F9"/>
            <w:tcMar>
              <w:top w:w="80" w:type="dxa"/>
              <w:left w:w="100" w:type="dxa"/>
              <w:bottom w:w="80" w:type="dxa"/>
              <w:right w:w="100" w:type="dxa"/>
            </w:tcMar>
            <w:vAlign w:val="center"/>
            <w:tcPrChange w:id="253" w:author="Karan Mistry" w:date="2026-04-29T18:15:00Z" w16du:dateUtc="2026-04-29T12:45:00Z">
              <w:tcPr>
                <w:tcW w:w="1152" w:type="dxa"/>
                <w:shd w:val="clear" w:color="auto" w:fill="EDF3F9"/>
                <w:tcMar>
                  <w:top w:w="80" w:type="dxa"/>
                  <w:left w:w="100" w:type="dxa"/>
                  <w:bottom w:w="80" w:type="dxa"/>
                  <w:right w:w="100" w:type="dxa"/>
                </w:tcMar>
                <w:vAlign w:val="center"/>
              </w:tcPr>
            </w:tcPrChange>
          </w:tcPr>
          <w:p w14:paraId="67E81D7C" w14:textId="77777777" w:rsidR="00706B03" w:rsidRDefault="00000000">
            <w:pPr>
              <w:jc w:val="center"/>
            </w:pPr>
            <w:r>
              <w:rPr>
                <w:sz w:val="18"/>
              </w:rPr>
              <w:t>Required</w:t>
            </w:r>
          </w:p>
        </w:tc>
        <w:tc>
          <w:tcPr>
            <w:tcW w:w="1944" w:type="dxa"/>
            <w:shd w:val="clear" w:color="auto" w:fill="EDF3F9"/>
            <w:tcMar>
              <w:top w:w="80" w:type="dxa"/>
              <w:left w:w="100" w:type="dxa"/>
              <w:bottom w:w="80" w:type="dxa"/>
              <w:right w:w="100" w:type="dxa"/>
            </w:tcMar>
            <w:vAlign w:val="center"/>
            <w:tcPrChange w:id="254" w:author="Karan Mistry" w:date="2026-04-29T18:15:00Z" w16du:dateUtc="2026-04-29T12:45:00Z">
              <w:tcPr>
                <w:tcW w:w="1944" w:type="dxa"/>
                <w:shd w:val="clear" w:color="auto" w:fill="EDF3F9"/>
                <w:tcMar>
                  <w:top w:w="80" w:type="dxa"/>
                  <w:left w:w="100" w:type="dxa"/>
                  <w:bottom w:w="80" w:type="dxa"/>
                  <w:right w:w="100" w:type="dxa"/>
                </w:tcMar>
                <w:vAlign w:val="center"/>
              </w:tcPr>
            </w:tcPrChange>
          </w:tcPr>
          <w:p w14:paraId="4EBFFC4E" w14:textId="77777777" w:rsidR="00706B03" w:rsidRDefault="00000000">
            <w:r>
              <w:rPr>
                <w:sz w:val="18"/>
              </w:rPr>
              <w:t>Reduce duplicate patient charts.</w:t>
            </w:r>
          </w:p>
        </w:tc>
      </w:tr>
      <w:tr w:rsidR="00706B03" w14:paraId="36412842" w14:textId="77777777" w:rsidTr="00552781">
        <w:trPr>
          <w:jc w:val="center"/>
          <w:trPrChange w:id="255" w:author="Karan Mistry" w:date="2026-04-29T18:15:00Z" w16du:dateUtc="2026-04-29T12:45:00Z">
            <w:trPr>
              <w:jc w:val="center"/>
            </w:trPr>
          </w:trPrChange>
        </w:trPr>
        <w:tc>
          <w:tcPr>
            <w:tcW w:w="1080" w:type="dxa"/>
            <w:tcMar>
              <w:top w:w="80" w:type="dxa"/>
              <w:left w:w="100" w:type="dxa"/>
              <w:bottom w:w="80" w:type="dxa"/>
              <w:right w:w="100" w:type="dxa"/>
            </w:tcMar>
            <w:vAlign w:val="center"/>
            <w:tcPrChange w:id="256" w:author="Karan Mistry" w:date="2026-04-29T18:15:00Z" w16du:dateUtc="2026-04-29T12:45:00Z">
              <w:tcPr>
                <w:tcW w:w="1080" w:type="dxa"/>
                <w:tcMar>
                  <w:top w:w="80" w:type="dxa"/>
                  <w:left w:w="100" w:type="dxa"/>
                  <w:bottom w:w="80" w:type="dxa"/>
                  <w:right w:w="100" w:type="dxa"/>
                </w:tcMar>
                <w:vAlign w:val="center"/>
              </w:tcPr>
            </w:tcPrChange>
          </w:tcPr>
          <w:p w14:paraId="30282CA8" w14:textId="77777777" w:rsidR="00706B03" w:rsidRDefault="00000000">
            <w:pPr>
              <w:jc w:val="center"/>
            </w:pPr>
            <w:r>
              <w:rPr>
                <w:sz w:val="18"/>
              </w:rPr>
              <w:t>ADM-03</w:t>
            </w:r>
          </w:p>
        </w:tc>
        <w:tc>
          <w:tcPr>
            <w:tcW w:w="1655" w:type="dxa"/>
            <w:tcMar>
              <w:top w:w="80" w:type="dxa"/>
              <w:left w:w="100" w:type="dxa"/>
              <w:bottom w:w="80" w:type="dxa"/>
              <w:right w:w="100" w:type="dxa"/>
            </w:tcMar>
            <w:vAlign w:val="center"/>
            <w:tcPrChange w:id="257" w:author="Karan Mistry" w:date="2026-04-29T18:15:00Z" w16du:dateUtc="2026-04-29T12:45:00Z">
              <w:tcPr>
                <w:tcW w:w="1655" w:type="dxa"/>
                <w:tcMar>
                  <w:top w:w="80" w:type="dxa"/>
                  <w:left w:w="100" w:type="dxa"/>
                  <w:bottom w:w="80" w:type="dxa"/>
                  <w:right w:w="100" w:type="dxa"/>
                </w:tcMar>
                <w:vAlign w:val="center"/>
              </w:tcPr>
            </w:tcPrChange>
          </w:tcPr>
          <w:p w14:paraId="1045E700" w14:textId="77777777" w:rsidR="00706B03" w:rsidRDefault="00000000">
            <w:r>
              <w:rPr>
                <w:sz w:val="18"/>
              </w:rPr>
              <w:t>Admission details</w:t>
            </w:r>
          </w:p>
        </w:tc>
        <w:tc>
          <w:tcPr>
            <w:tcW w:w="3384" w:type="dxa"/>
            <w:tcMar>
              <w:top w:w="80" w:type="dxa"/>
              <w:left w:w="100" w:type="dxa"/>
              <w:bottom w:w="80" w:type="dxa"/>
              <w:right w:w="100" w:type="dxa"/>
            </w:tcMar>
            <w:vAlign w:val="center"/>
            <w:tcPrChange w:id="258" w:author="Karan Mistry" w:date="2026-04-29T18:15:00Z" w16du:dateUtc="2026-04-29T12:45:00Z">
              <w:tcPr>
                <w:tcW w:w="3384" w:type="dxa"/>
                <w:tcMar>
                  <w:top w:w="80" w:type="dxa"/>
                  <w:left w:w="100" w:type="dxa"/>
                  <w:bottom w:w="80" w:type="dxa"/>
                  <w:right w:w="100" w:type="dxa"/>
                </w:tcMar>
                <w:vAlign w:val="center"/>
              </w:tcPr>
            </w:tcPrChange>
          </w:tcPr>
          <w:p w14:paraId="64BBA6CA" w14:textId="77777777" w:rsidR="00706B03" w:rsidRDefault="00000000">
            <w:r>
              <w:rPr>
                <w:sz w:val="18"/>
              </w:rPr>
              <w:t>Capture admission ID, admission date/time, admitting doctor, unit/department, ward, room, bed, initial diagnosis, allergies and status.</w:t>
            </w:r>
          </w:p>
        </w:tc>
        <w:tc>
          <w:tcPr>
            <w:tcW w:w="2808" w:type="dxa"/>
            <w:tcMar>
              <w:top w:w="80" w:type="dxa"/>
              <w:left w:w="100" w:type="dxa"/>
              <w:bottom w:w="80" w:type="dxa"/>
              <w:right w:w="100" w:type="dxa"/>
            </w:tcMar>
            <w:vAlign w:val="center"/>
            <w:tcPrChange w:id="259" w:author="Karan Mistry" w:date="2026-04-29T18:15:00Z" w16du:dateUtc="2026-04-29T12:45:00Z">
              <w:tcPr>
                <w:tcW w:w="2808" w:type="dxa"/>
                <w:tcMar>
                  <w:top w:w="80" w:type="dxa"/>
                  <w:left w:w="100" w:type="dxa"/>
                  <w:bottom w:w="80" w:type="dxa"/>
                  <w:right w:w="100" w:type="dxa"/>
                </w:tcMar>
                <w:vAlign w:val="center"/>
              </w:tcPr>
            </w:tcPrChange>
          </w:tcPr>
          <w:p w14:paraId="0DFA91A4" w14:textId="77777777" w:rsidR="00706B03" w:rsidRDefault="00000000">
            <w:r>
              <w:rPr>
                <w:sz w:val="18"/>
              </w:rPr>
              <w:t>Bed/ward selection should come from controlled master data.</w:t>
            </w:r>
          </w:p>
        </w:tc>
        <w:tc>
          <w:tcPr>
            <w:tcW w:w="1152" w:type="dxa"/>
            <w:tcMar>
              <w:top w:w="80" w:type="dxa"/>
              <w:left w:w="100" w:type="dxa"/>
              <w:bottom w:w="80" w:type="dxa"/>
              <w:right w:w="100" w:type="dxa"/>
            </w:tcMar>
            <w:vAlign w:val="center"/>
            <w:tcPrChange w:id="260" w:author="Karan Mistry" w:date="2026-04-29T18:15:00Z" w16du:dateUtc="2026-04-29T12:45:00Z">
              <w:tcPr>
                <w:tcW w:w="1152" w:type="dxa"/>
                <w:tcMar>
                  <w:top w:w="80" w:type="dxa"/>
                  <w:left w:w="100" w:type="dxa"/>
                  <w:bottom w:w="80" w:type="dxa"/>
                  <w:right w:w="100" w:type="dxa"/>
                </w:tcMar>
                <w:vAlign w:val="center"/>
              </w:tcPr>
            </w:tcPrChange>
          </w:tcPr>
          <w:p w14:paraId="60B1F686"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Change w:id="261" w:author="Karan Mistry" w:date="2026-04-29T18:15:00Z" w16du:dateUtc="2026-04-29T12:45:00Z">
              <w:tcPr>
                <w:tcW w:w="1944" w:type="dxa"/>
                <w:tcMar>
                  <w:top w:w="80" w:type="dxa"/>
                  <w:left w:w="100" w:type="dxa"/>
                  <w:bottom w:w="80" w:type="dxa"/>
                  <w:right w:w="100" w:type="dxa"/>
                </w:tcMar>
                <w:vAlign w:val="center"/>
              </w:tcPr>
            </w:tcPrChange>
          </w:tcPr>
          <w:p w14:paraId="264B6A7E" w14:textId="77777777" w:rsidR="00706B03" w:rsidRDefault="00000000">
            <w:r>
              <w:rPr>
                <w:sz w:val="18"/>
              </w:rPr>
              <w:t>Room/bed conflicts blocked.</w:t>
            </w:r>
          </w:p>
        </w:tc>
      </w:tr>
      <w:tr w:rsidR="00706B03" w14:paraId="525A2B33" w14:textId="77777777" w:rsidTr="00552781">
        <w:trPr>
          <w:jc w:val="center"/>
          <w:trPrChange w:id="262" w:author="Karan Mistry" w:date="2026-04-29T18:15:00Z" w16du:dateUtc="2026-04-29T12:45:00Z">
            <w:trPr>
              <w:jc w:val="center"/>
            </w:trPr>
          </w:trPrChange>
        </w:trPr>
        <w:tc>
          <w:tcPr>
            <w:tcW w:w="1080" w:type="dxa"/>
            <w:shd w:val="clear" w:color="auto" w:fill="EDF3F9"/>
            <w:tcMar>
              <w:top w:w="80" w:type="dxa"/>
              <w:left w:w="100" w:type="dxa"/>
              <w:bottom w:w="80" w:type="dxa"/>
              <w:right w:w="100" w:type="dxa"/>
            </w:tcMar>
            <w:vAlign w:val="center"/>
            <w:tcPrChange w:id="263" w:author="Karan Mistry" w:date="2026-04-29T18:15:00Z" w16du:dateUtc="2026-04-29T12:45:00Z">
              <w:tcPr>
                <w:tcW w:w="1080" w:type="dxa"/>
                <w:shd w:val="clear" w:color="auto" w:fill="EDF3F9"/>
                <w:tcMar>
                  <w:top w:w="80" w:type="dxa"/>
                  <w:left w:w="100" w:type="dxa"/>
                  <w:bottom w:w="80" w:type="dxa"/>
                  <w:right w:w="100" w:type="dxa"/>
                </w:tcMar>
                <w:vAlign w:val="center"/>
              </w:tcPr>
            </w:tcPrChange>
          </w:tcPr>
          <w:p w14:paraId="7CB24690" w14:textId="77777777" w:rsidR="00706B03" w:rsidRDefault="00000000">
            <w:pPr>
              <w:jc w:val="center"/>
            </w:pPr>
            <w:r>
              <w:rPr>
                <w:sz w:val="18"/>
              </w:rPr>
              <w:t>ADM-04</w:t>
            </w:r>
          </w:p>
        </w:tc>
        <w:tc>
          <w:tcPr>
            <w:tcW w:w="1655" w:type="dxa"/>
            <w:shd w:val="clear" w:color="auto" w:fill="EDF3F9"/>
            <w:tcMar>
              <w:top w:w="80" w:type="dxa"/>
              <w:left w:w="100" w:type="dxa"/>
              <w:bottom w:w="80" w:type="dxa"/>
              <w:right w:w="100" w:type="dxa"/>
            </w:tcMar>
            <w:vAlign w:val="center"/>
            <w:tcPrChange w:id="264" w:author="Karan Mistry" w:date="2026-04-29T18:15:00Z" w16du:dateUtc="2026-04-29T12:45:00Z">
              <w:tcPr>
                <w:tcW w:w="1655" w:type="dxa"/>
                <w:shd w:val="clear" w:color="auto" w:fill="EDF3F9"/>
                <w:tcMar>
                  <w:top w:w="80" w:type="dxa"/>
                  <w:left w:w="100" w:type="dxa"/>
                  <w:bottom w:w="80" w:type="dxa"/>
                  <w:right w:w="100" w:type="dxa"/>
                </w:tcMar>
                <w:vAlign w:val="center"/>
              </w:tcPr>
            </w:tcPrChange>
          </w:tcPr>
          <w:p w14:paraId="5E49F34E" w14:textId="77777777" w:rsidR="00706B03" w:rsidRDefault="00000000">
            <w:r>
              <w:rPr>
                <w:sz w:val="18"/>
              </w:rPr>
              <w:t>Status tags</w:t>
            </w:r>
          </w:p>
        </w:tc>
        <w:tc>
          <w:tcPr>
            <w:tcW w:w="3384" w:type="dxa"/>
            <w:shd w:val="clear" w:color="auto" w:fill="EDF3F9"/>
            <w:tcMar>
              <w:top w:w="80" w:type="dxa"/>
              <w:left w:w="100" w:type="dxa"/>
              <w:bottom w:w="80" w:type="dxa"/>
              <w:right w:w="100" w:type="dxa"/>
            </w:tcMar>
            <w:vAlign w:val="center"/>
            <w:tcPrChange w:id="265" w:author="Karan Mistry" w:date="2026-04-29T18:15:00Z" w16du:dateUtc="2026-04-29T12:45:00Z">
              <w:tcPr>
                <w:tcW w:w="3384" w:type="dxa"/>
                <w:shd w:val="clear" w:color="auto" w:fill="EDF3F9"/>
                <w:tcMar>
                  <w:top w:w="80" w:type="dxa"/>
                  <w:left w:w="100" w:type="dxa"/>
                  <w:bottom w:w="80" w:type="dxa"/>
                  <w:right w:w="100" w:type="dxa"/>
                </w:tcMar>
                <w:vAlign w:val="center"/>
              </w:tcPr>
            </w:tcPrChange>
          </w:tcPr>
          <w:p w14:paraId="5607CDE1" w14:textId="77777777" w:rsidR="00706B03" w:rsidRDefault="00000000">
            <w:r>
              <w:rPr>
                <w:sz w:val="18"/>
              </w:rPr>
              <w:t>Support inpatient status tags such as stable, observation, critical, isolation, discharge planned.</w:t>
            </w:r>
          </w:p>
        </w:tc>
        <w:tc>
          <w:tcPr>
            <w:tcW w:w="2808" w:type="dxa"/>
            <w:shd w:val="clear" w:color="auto" w:fill="EDF3F9"/>
            <w:tcMar>
              <w:top w:w="80" w:type="dxa"/>
              <w:left w:w="100" w:type="dxa"/>
              <w:bottom w:w="80" w:type="dxa"/>
              <w:right w:w="100" w:type="dxa"/>
            </w:tcMar>
            <w:vAlign w:val="center"/>
            <w:tcPrChange w:id="266" w:author="Karan Mistry" w:date="2026-04-29T18:15:00Z" w16du:dateUtc="2026-04-29T12:45:00Z">
              <w:tcPr>
                <w:tcW w:w="2808" w:type="dxa"/>
                <w:shd w:val="clear" w:color="auto" w:fill="EDF3F9"/>
                <w:tcMar>
                  <w:top w:w="80" w:type="dxa"/>
                  <w:left w:w="100" w:type="dxa"/>
                  <w:bottom w:w="80" w:type="dxa"/>
                  <w:right w:w="100" w:type="dxa"/>
                </w:tcMar>
                <w:vAlign w:val="center"/>
              </w:tcPr>
            </w:tcPrChange>
          </w:tcPr>
          <w:p w14:paraId="047202B7" w14:textId="77777777" w:rsidR="00706B03" w:rsidRDefault="00000000">
            <w:r>
              <w:rPr>
                <w:sz w:val="18"/>
              </w:rPr>
              <w:t>Status chips visible in search and profile views.</w:t>
            </w:r>
          </w:p>
        </w:tc>
        <w:tc>
          <w:tcPr>
            <w:tcW w:w="1152" w:type="dxa"/>
            <w:shd w:val="clear" w:color="auto" w:fill="EDF3F9"/>
            <w:tcMar>
              <w:top w:w="80" w:type="dxa"/>
              <w:left w:w="100" w:type="dxa"/>
              <w:bottom w:w="80" w:type="dxa"/>
              <w:right w:w="100" w:type="dxa"/>
            </w:tcMar>
            <w:vAlign w:val="center"/>
            <w:tcPrChange w:id="267" w:author="Karan Mistry" w:date="2026-04-29T18:15:00Z" w16du:dateUtc="2026-04-29T12:45:00Z">
              <w:tcPr>
                <w:tcW w:w="1152" w:type="dxa"/>
                <w:shd w:val="clear" w:color="auto" w:fill="EDF3F9"/>
                <w:tcMar>
                  <w:top w:w="80" w:type="dxa"/>
                  <w:left w:w="100" w:type="dxa"/>
                  <w:bottom w:w="80" w:type="dxa"/>
                  <w:right w:w="100" w:type="dxa"/>
                </w:tcMar>
                <w:vAlign w:val="center"/>
              </w:tcPr>
            </w:tcPrChange>
          </w:tcPr>
          <w:p w14:paraId="24DECF05" w14:textId="77777777" w:rsidR="00706B03" w:rsidRDefault="00000000">
            <w:pPr>
              <w:jc w:val="center"/>
            </w:pPr>
            <w:r>
              <w:rPr>
                <w:sz w:val="18"/>
              </w:rPr>
              <w:t>Required</w:t>
            </w:r>
          </w:p>
        </w:tc>
        <w:tc>
          <w:tcPr>
            <w:tcW w:w="1944" w:type="dxa"/>
            <w:shd w:val="clear" w:color="auto" w:fill="EDF3F9"/>
            <w:tcMar>
              <w:top w:w="80" w:type="dxa"/>
              <w:left w:w="100" w:type="dxa"/>
              <w:bottom w:w="80" w:type="dxa"/>
              <w:right w:w="100" w:type="dxa"/>
            </w:tcMar>
            <w:vAlign w:val="center"/>
            <w:tcPrChange w:id="268" w:author="Karan Mistry" w:date="2026-04-29T18:15:00Z" w16du:dateUtc="2026-04-29T12:45:00Z">
              <w:tcPr>
                <w:tcW w:w="1944" w:type="dxa"/>
                <w:shd w:val="clear" w:color="auto" w:fill="EDF3F9"/>
                <w:tcMar>
                  <w:top w:w="80" w:type="dxa"/>
                  <w:left w:w="100" w:type="dxa"/>
                  <w:bottom w:w="80" w:type="dxa"/>
                  <w:right w:w="100" w:type="dxa"/>
                </w:tcMar>
                <w:vAlign w:val="center"/>
              </w:tcPr>
            </w:tcPrChange>
          </w:tcPr>
          <w:p w14:paraId="12B8B08F" w14:textId="77777777" w:rsidR="00706B03" w:rsidRDefault="00000000">
            <w:r>
              <w:rPr>
                <w:sz w:val="18"/>
              </w:rPr>
              <w:t>Critical/isolation statuses should trigger visual emphasis.</w:t>
            </w:r>
          </w:p>
        </w:tc>
      </w:tr>
      <w:tr w:rsidR="00706B03" w14:paraId="6F449BE4" w14:textId="77777777" w:rsidTr="00552781">
        <w:trPr>
          <w:jc w:val="center"/>
          <w:trPrChange w:id="269" w:author="Karan Mistry" w:date="2026-04-29T18:15:00Z" w16du:dateUtc="2026-04-29T12:45:00Z">
            <w:trPr>
              <w:jc w:val="center"/>
            </w:trPr>
          </w:trPrChange>
        </w:trPr>
        <w:tc>
          <w:tcPr>
            <w:tcW w:w="1080" w:type="dxa"/>
            <w:tcMar>
              <w:top w:w="80" w:type="dxa"/>
              <w:left w:w="100" w:type="dxa"/>
              <w:bottom w:w="80" w:type="dxa"/>
              <w:right w:w="100" w:type="dxa"/>
            </w:tcMar>
            <w:vAlign w:val="center"/>
            <w:tcPrChange w:id="270" w:author="Karan Mistry" w:date="2026-04-29T18:15:00Z" w16du:dateUtc="2026-04-29T12:45:00Z">
              <w:tcPr>
                <w:tcW w:w="1080" w:type="dxa"/>
                <w:tcMar>
                  <w:top w:w="80" w:type="dxa"/>
                  <w:left w:w="100" w:type="dxa"/>
                  <w:bottom w:w="80" w:type="dxa"/>
                  <w:right w:w="100" w:type="dxa"/>
                </w:tcMar>
                <w:vAlign w:val="center"/>
              </w:tcPr>
            </w:tcPrChange>
          </w:tcPr>
          <w:p w14:paraId="683827C7" w14:textId="77777777" w:rsidR="00706B03" w:rsidRDefault="00000000">
            <w:pPr>
              <w:jc w:val="center"/>
            </w:pPr>
            <w:r>
              <w:rPr>
                <w:sz w:val="18"/>
              </w:rPr>
              <w:t>ADM-05</w:t>
            </w:r>
          </w:p>
        </w:tc>
        <w:tc>
          <w:tcPr>
            <w:tcW w:w="1655" w:type="dxa"/>
            <w:tcMar>
              <w:top w:w="80" w:type="dxa"/>
              <w:left w:w="100" w:type="dxa"/>
              <w:bottom w:w="80" w:type="dxa"/>
              <w:right w:w="100" w:type="dxa"/>
            </w:tcMar>
            <w:vAlign w:val="center"/>
            <w:tcPrChange w:id="271" w:author="Karan Mistry" w:date="2026-04-29T18:15:00Z" w16du:dateUtc="2026-04-29T12:45:00Z">
              <w:tcPr>
                <w:tcW w:w="1655" w:type="dxa"/>
                <w:tcMar>
                  <w:top w:w="80" w:type="dxa"/>
                  <w:left w:w="100" w:type="dxa"/>
                  <w:bottom w:w="80" w:type="dxa"/>
                  <w:right w:w="100" w:type="dxa"/>
                </w:tcMar>
                <w:vAlign w:val="center"/>
              </w:tcPr>
            </w:tcPrChange>
          </w:tcPr>
          <w:p w14:paraId="4D5AFED8" w14:textId="77777777" w:rsidR="00706B03" w:rsidRDefault="00000000">
            <w:r>
              <w:rPr>
                <w:sz w:val="18"/>
              </w:rPr>
              <w:t>Consent and visibility flags</w:t>
            </w:r>
          </w:p>
        </w:tc>
        <w:tc>
          <w:tcPr>
            <w:tcW w:w="3384" w:type="dxa"/>
            <w:tcMar>
              <w:top w:w="80" w:type="dxa"/>
              <w:left w:w="100" w:type="dxa"/>
              <w:bottom w:w="80" w:type="dxa"/>
              <w:right w:w="100" w:type="dxa"/>
            </w:tcMar>
            <w:vAlign w:val="center"/>
            <w:tcPrChange w:id="272" w:author="Karan Mistry" w:date="2026-04-29T18:15:00Z" w16du:dateUtc="2026-04-29T12:45:00Z">
              <w:tcPr>
                <w:tcW w:w="3384" w:type="dxa"/>
                <w:tcMar>
                  <w:top w:w="80" w:type="dxa"/>
                  <w:left w:w="100" w:type="dxa"/>
                  <w:bottom w:w="80" w:type="dxa"/>
                  <w:right w:w="100" w:type="dxa"/>
                </w:tcMar>
                <w:vAlign w:val="center"/>
              </w:tcPr>
            </w:tcPrChange>
          </w:tcPr>
          <w:p w14:paraId="36EF807B" w14:textId="53245E1D" w:rsidR="00706B03" w:rsidRDefault="00000000">
            <w:r>
              <w:rPr>
                <w:sz w:val="18"/>
              </w:rPr>
              <w:t>Capture consent acknowledgements, caregiver authorization and patient portal activation state.</w:t>
            </w:r>
            <w:ins w:id="273" w:author="Karan Mistry" w:date="2026-04-29T18:11:00Z" w16du:dateUtc="2026-04-29T12:41:00Z">
              <w:r w:rsidR="00552781">
                <w:rPr>
                  <w:sz w:val="18"/>
                </w:rPr>
                <w:br/>
              </w:r>
            </w:ins>
          </w:p>
        </w:tc>
        <w:tc>
          <w:tcPr>
            <w:tcW w:w="2808" w:type="dxa"/>
            <w:tcMar>
              <w:top w:w="80" w:type="dxa"/>
              <w:left w:w="100" w:type="dxa"/>
              <w:bottom w:w="80" w:type="dxa"/>
              <w:right w:w="100" w:type="dxa"/>
            </w:tcMar>
            <w:vAlign w:val="center"/>
            <w:tcPrChange w:id="274" w:author="Karan Mistry" w:date="2026-04-29T18:15:00Z" w16du:dateUtc="2026-04-29T12:45:00Z">
              <w:tcPr>
                <w:tcW w:w="2808" w:type="dxa"/>
                <w:tcMar>
                  <w:top w:w="80" w:type="dxa"/>
                  <w:left w:w="100" w:type="dxa"/>
                  <w:bottom w:w="80" w:type="dxa"/>
                  <w:right w:w="100" w:type="dxa"/>
                </w:tcMar>
                <w:vAlign w:val="center"/>
              </w:tcPr>
            </w:tcPrChange>
          </w:tcPr>
          <w:p w14:paraId="1D20CAA0" w14:textId="77777777" w:rsidR="00706B03" w:rsidRDefault="00000000">
            <w:r>
              <w:rPr>
                <w:sz w:val="18"/>
              </w:rPr>
              <w:t>Visibility controls grouped in a dedicated panel.</w:t>
            </w:r>
          </w:p>
        </w:tc>
        <w:tc>
          <w:tcPr>
            <w:tcW w:w="1152" w:type="dxa"/>
            <w:tcMar>
              <w:top w:w="80" w:type="dxa"/>
              <w:left w:w="100" w:type="dxa"/>
              <w:bottom w:w="80" w:type="dxa"/>
              <w:right w:w="100" w:type="dxa"/>
            </w:tcMar>
            <w:vAlign w:val="center"/>
            <w:tcPrChange w:id="275" w:author="Karan Mistry" w:date="2026-04-29T18:15:00Z" w16du:dateUtc="2026-04-29T12:45:00Z">
              <w:tcPr>
                <w:tcW w:w="1152" w:type="dxa"/>
                <w:tcMar>
                  <w:top w:w="80" w:type="dxa"/>
                  <w:left w:w="100" w:type="dxa"/>
                  <w:bottom w:w="80" w:type="dxa"/>
                  <w:right w:w="100" w:type="dxa"/>
                </w:tcMar>
                <w:vAlign w:val="center"/>
              </w:tcPr>
            </w:tcPrChange>
          </w:tcPr>
          <w:p w14:paraId="0E0A0ABC"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Change w:id="276" w:author="Karan Mistry" w:date="2026-04-29T18:15:00Z" w16du:dateUtc="2026-04-29T12:45:00Z">
              <w:tcPr>
                <w:tcW w:w="1944" w:type="dxa"/>
                <w:tcMar>
                  <w:top w:w="80" w:type="dxa"/>
                  <w:left w:w="100" w:type="dxa"/>
                  <w:bottom w:w="80" w:type="dxa"/>
                  <w:right w:w="100" w:type="dxa"/>
                </w:tcMar>
                <w:vAlign w:val="center"/>
              </w:tcPr>
            </w:tcPrChange>
          </w:tcPr>
          <w:p w14:paraId="324A8106" w14:textId="77777777" w:rsidR="00706B03" w:rsidRDefault="00000000">
            <w:r>
              <w:rPr>
                <w:sz w:val="18"/>
              </w:rPr>
              <w:t>Patient portal remains inactive until required conditions are met.</w:t>
            </w:r>
          </w:p>
        </w:tc>
      </w:tr>
      <w:tr w:rsidR="00552781" w14:paraId="627CBD21" w14:textId="77777777" w:rsidTr="00552781">
        <w:trPr>
          <w:jc w:val="center"/>
          <w:ins w:id="277" w:author="Karan Mistry" w:date="2026-04-29T18:15:00Z" w16du:dateUtc="2026-04-29T12:45:00Z"/>
          <w:trPrChange w:id="278" w:author="Karan Mistry" w:date="2026-04-29T18:15:00Z" w16du:dateUtc="2026-04-29T12:45:00Z">
            <w:trPr>
              <w:jc w:val="center"/>
            </w:trPr>
          </w:trPrChange>
        </w:trPr>
        <w:tc>
          <w:tcPr>
            <w:tcW w:w="1080" w:type="dxa"/>
            <w:tcMar>
              <w:top w:w="80" w:type="dxa"/>
              <w:left w:w="100" w:type="dxa"/>
              <w:bottom w:w="80" w:type="dxa"/>
              <w:right w:w="100" w:type="dxa"/>
            </w:tcMar>
            <w:vAlign w:val="center"/>
            <w:tcPrChange w:id="279" w:author="Karan Mistry" w:date="2026-04-29T18:15:00Z" w16du:dateUtc="2026-04-29T12:45:00Z">
              <w:tcPr>
                <w:tcW w:w="1080" w:type="dxa"/>
                <w:tcMar>
                  <w:top w:w="80" w:type="dxa"/>
                  <w:left w:w="100" w:type="dxa"/>
                  <w:bottom w:w="80" w:type="dxa"/>
                  <w:right w:w="100" w:type="dxa"/>
                </w:tcMar>
                <w:vAlign w:val="center"/>
              </w:tcPr>
            </w:tcPrChange>
          </w:tcPr>
          <w:p w14:paraId="2ED77AFE" w14:textId="6586C65E" w:rsidR="00552781" w:rsidRDefault="00552781">
            <w:pPr>
              <w:jc w:val="center"/>
              <w:rPr>
                <w:ins w:id="280" w:author="Karan Mistry" w:date="2026-04-29T18:15:00Z" w16du:dateUtc="2026-04-29T12:45:00Z"/>
                <w:sz w:val="18"/>
              </w:rPr>
            </w:pPr>
            <w:ins w:id="281" w:author="Karan Mistry" w:date="2026-04-29T18:15:00Z" w16du:dateUtc="2026-04-29T12:45:00Z">
              <w:r>
                <w:rPr>
                  <w:sz w:val="18"/>
                </w:rPr>
                <w:t>ADM-06</w:t>
              </w:r>
            </w:ins>
          </w:p>
        </w:tc>
        <w:tc>
          <w:tcPr>
            <w:tcW w:w="1655" w:type="dxa"/>
            <w:tcMar>
              <w:top w:w="80" w:type="dxa"/>
              <w:left w:w="100" w:type="dxa"/>
              <w:bottom w:w="80" w:type="dxa"/>
              <w:right w:w="100" w:type="dxa"/>
            </w:tcMar>
            <w:vAlign w:val="center"/>
            <w:tcPrChange w:id="282" w:author="Karan Mistry" w:date="2026-04-29T18:15:00Z" w16du:dateUtc="2026-04-29T12:45:00Z">
              <w:tcPr>
                <w:tcW w:w="1655" w:type="dxa"/>
                <w:tcMar>
                  <w:top w:w="80" w:type="dxa"/>
                  <w:left w:w="100" w:type="dxa"/>
                  <w:bottom w:w="80" w:type="dxa"/>
                  <w:right w:w="100" w:type="dxa"/>
                </w:tcMar>
                <w:vAlign w:val="center"/>
              </w:tcPr>
            </w:tcPrChange>
          </w:tcPr>
          <w:p w14:paraId="1B962244" w14:textId="014E475E" w:rsidR="00552781" w:rsidRDefault="00552781">
            <w:pPr>
              <w:rPr>
                <w:ins w:id="283" w:author="Karan Mistry" w:date="2026-04-29T18:15:00Z" w16du:dateUtc="2026-04-29T12:45:00Z"/>
                <w:sz w:val="18"/>
              </w:rPr>
            </w:pPr>
            <w:ins w:id="284" w:author="Karan Mistry" w:date="2026-04-29T18:15:00Z" w16du:dateUtc="2026-04-29T12:45:00Z">
              <w:r>
                <w:rPr>
                  <w:sz w:val="18"/>
                </w:rPr>
                <w:t xml:space="preserve">Authorized </w:t>
              </w:r>
              <w:r>
                <w:rPr>
                  <w:sz w:val="18"/>
                </w:rPr>
                <w:lastRenderedPageBreak/>
                <w:t>caregiver and family member access</w:t>
              </w:r>
            </w:ins>
          </w:p>
        </w:tc>
        <w:tc>
          <w:tcPr>
            <w:tcW w:w="3384" w:type="dxa"/>
            <w:tcMar>
              <w:top w:w="80" w:type="dxa"/>
              <w:left w:w="100" w:type="dxa"/>
              <w:bottom w:w="80" w:type="dxa"/>
              <w:right w:w="100" w:type="dxa"/>
            </w:tcMar>
            <w:vAlign w:val="center"/>
            <w:tcPrChange w:id="285" w:author="Karan Mistry" w:date="2026-04-29T18:15:00Z" w16du:dateUtc="2026-04-29T12:45:00Z">
              <w:tcPr>
                <w:tcW w:w="3384" w:type="dxa"/>
                <w:tcMar>
                  <w:top w:w="80" w:type="dxa"/>
                  <w:left w:w="100" w:type="dxa"/>
                  <w:bottom w:w="80" w:type="dxa"/>
                  <w:right w:w="100" w:type="dxa"/>
                </w:tcMar>
                <w:vAlign w:val="center"/>
              </w:tcPr>
            </w:tcPrChange>
          </w:tcPr>
          <w:p w14:paraId="69AD42D2" w14:textId="2D4A7BFF" w:rsidR="00552781" w:rsidRDefault="00552781">
            <w:pPr>
              <w:rPr>
                <w:ins w:id="286" w:author="Karan Mistry" w:date="2026-04-29T18:15:00Z" w16du:dateUtc="2026-04-29T12:45:00Z"/>
                <w:sz w:val="18"/>
              </w:rPr>
            </w:pPr>
            <w:ins w:id="287" w:author="Karan Mistry" w:date="2026-04-29T18:15:00Z" w16du:dateUtc="2026-04-29T12:45:00Z">
              <w:r>
                <w:rPr>
                  <w:sz w:val="18"/>
                </w:rPr>
                <w:lastRenderedPageBreak/>
                <w:t xml:space="preserve">with consent it should generate the Id </w:t>
              </w:r>
              <w:r>
                <w:rPr>
                  <w:sz w:val="18"/>
                </w:rPr>
                <w:lastRenderedPageBreak/>
                <w:t>and Password for individual patients, which can be used by the authorized user(caregiver) and patient family  for daily update,</w:t>
              </w:r>
            </w:ins>
            <w:ins w:id="288" w:author="Karan Mistry" w:date="2026-04-29T18:17:00Z" w16du:dateUtc="2026-04-29T12:47:00Z">
              <w:r w:rsidR="00E22500">
                <w:rPr>
                  <w:sz w:val="18"/>
                </w:rPr>
                <w:t xml:space="preserve"> (can use </w:t>
              </w:r>
            </w:ins>
            <w:ins w:id="289" w:author="Karan Mistry" w:date="2026-04-29T18:18:00Z" w16du:dateUtc="2026-04-29T12:48:00Z">
              <w:r w:rsidR="00E22500">
                <w:rPr>
                  <w:sz w:val="18"/>
                </w:rPr>
                <w:t xml:space="preserve">Patient ID as the user id- generate any random password using the 1 to 9 , </w:t>
              </w:r>
            </w:ins>
            <w:ins w:id="290" w:author="Karan Mistry" w:date="2026-04-29T18:19:00Z" w16du:dateUtc="2026-04-29T12:49:00Z">
              <w:r w:rsidR="00E22500">
                <w:rPr>
                  <w:sz w:val="18"/>
                </w:rPr>
                <w:t xml:space="preserve">a to z and </w:t>
              </w:r>
              <w:r w:rsidR="00356AA2">
                <w:rPr>
                  <w:sz w:val="18"/>
                </w:rPr>
                <w:t xml:space="preserve">A to Z and any one special character – password length min 8 </w:t>
              </w:r>
            </w:ins>
            <w:ins w:id="291" w:author="Karan Mistry" w:date="2026-04-29T18:20:00Z" w16du:dateUtc="2026-04-29T12:50:00Z">
              <w:r w:rsidR="00356AA2">
                <w:rPr>
                  <w:sz w:val="18"/>
                </w:rPr>
                <w:t>character</w:t>
              </w:r>
            </w:ins>
            <w:ins w:id="292" w:author="Karan Mistry" w:date="2026-04-29T18:19:00Z" w16du:dateUtc="2026-04-29T12:49:00Z">
              <w:r w:rsidR="00356AA2">
                <w:rPr>
                  <w:sz w:val="18"/>
                </w:rPr>
                <w:t>- Max 10</w:t>
              </w:r>
            </w:ins>
            <w:ins w:id="293" w:author="Karan Mistry" w:date="2026-04-29T18:20:00Z" w16du:dateUtc="2026-04-29T12:50:00Z">
              <w:r w:rsidR="00356AA2">
                <w:rPr>
                  <w:sz w:val="18"/>
                </w:rPr>
                <w:t xml:space="preserve"> </w:t>
              </w:r>
              <w:r w:rsidR="00356AA2">
                <w:rPr>
                  <w:sz w:val="18"/>
                </w:rPr>
                <w:t>character</w:t>
              </w:r>
            </w:ins>
            <w:ins w:id="294" w:author="Karan Mistry" w:date="2026-04-29T18:17:00Z" w16du:dateUtc="2026-04-29T12:47:00Z">
              <w:r w:rsidR="00E22500">
                <w:rPr>
                  <w:sz w:val="18"/>
                </w:rPr>
                <w:t>)</w:t>
              </w:r>
            </w:ins>
          </w:p>
        </w:tc>
        <w:tc>
          <w:tcPr>
            <w:tcW w:w="2808" w:type="dxa"/>
            <w:tcMar>
              <w:top w:w="80" w:type="dxa"/>
              <w:left w:w="100" w:type="dxa"/>
              <w:bottom w:w="80" w:type="dxa"/>
              <w:right w:w="100" w:type="dxa"/>
            </w:tcMar>
            <w:vAlign w:val="center"/>
            <w:tcPrChange w:id="295" w:author="Karan Mistry" w:date="2026-04-29T18:15:00Z" w16du:dateUtc="2026-04-29T12:45:00Z">
              <w:tcPr>
                <w:tcW w:w="2808" w:type="dxa"/>
                <w:tcMar>
                  <w:top w:w="80" w:type="dxa"/>
                  <w:left w:w="100" w:type="dxa"/>
                  <w:bottom w:w="80" w:type="dxa"/>
                  <w:right w:w="100" w:type="dxa"/>
                </w:tcMar>
                <w:vAlign w:val="center"/>
              </w:tcPr>
            </w:tcPrChange>
          </w:tcPr>
          <w:p w14:paraId="36E9745E" w14:textId="30472B85" w:rsidR="00552781" w:rsidRDefault="007A732B">
            <w:pPr>
              <w:rPr>
                <w:ins w:id="296" w:author="Karan Mistry" w:date="2026-04-29T18:15:00Z" w16du:dateUtc="2026-04-29T12:45:00Z"/>
                <w:sz w:val="18"/>
              </w:rPr>
            </w:pPr>
            <w:ins w:id="297" w:author="Karan Mistry" w:date="2026-04-29T18:20:00Z" w16du:dateUtc="2026-04-29T12:50:00Z">
              <w:r>
                <w:rPr>
                  <w:sz w:val="18"/>
                </w:rPr>
                <w:lastRenderedPageBreak/>
                <w:t xml:space="preserve">Provide access to </w:t>
              </w:r>
            </w:ins>
            <w:ins w:id="298" w:author="Karan Mistry" w:date="2026-04-29T18:21:00Z" w16du:dateUtc="2026-04-29T12:51:00Z">
              <w:r>
                <w:rPr>
                  <w:sz w:val="18"/>
                </w:rPr>
                <w:t xml:space="preserve">patient </w:t>
              </w:r>
              <w:r>
                <w:rPr>
                  <w:sz w:val="18"/>
                </w:rPr>
                <w:lastRenderedPageBreak/>
                <w:t xml:space="preserve">authorized family </w:t>
              </w:r>
            </w:ins>
            <w:ins w:id="299" w:author="Karan Mistry" w:date="2026-04-29T18:23:00Z" w16du:dateUtc="2026-04-29T12:53:00Z">
              <w:r w:rsidR="00A06C16">
                <w:rPr>
                  <w:sz w:val="18"/>
                </w:rPr>
                <w:t>members</w:t>
              </w:r>
            </w:ins>
            <w:ins w:id="300" w:author="Karan Mistry" w:date="2026-04-29T18:21:00Z" w16du:dateUtc="2026-04-29T12:51:00Z">
              <w:r>
                <w:rPr>
                  <w:sz w:val="18"/>
                </w:rPr>
                <w:t xml:space="preserve"> and caregiver</w:t>
              </w:r>
            </w:ins>
          </w:p>
        </w:tc>
        <w:tc>
          <w:tcPr>
            <w:tcW w:w="1152" w:type="dxa"/>
            <w:tcMar>
              <w:top w:w="80" w:type="dxa"/>
              <w:left w:w="100" w:type="dxa"/>
              <w:bottom w:w="80" w:type="dxa"/>
              <w:right w:w="100" w:type="dxa"/>
            </w:tcMar>
            <w:vAlign w:val="center"/>
            <w:tcPrChange w:id="301" w:author="Karan Mistry" w:date="2026-04-29T18:15:00Z" w16du:dateUtc="2026-04-29T12:45:00Z">
              <w:tcPr>
                <w:tcW w:w="1152" w:type="dxa"/>
                <w:tcMar>
                  <w:top w:w="80" w:type="dxa"/>
                  <w:left w:w="100" w:type="dxa"/>
                  <w:bottom w:w="80" w:type="dxa"/>
                  <w:right w:w="100" w:type="dxa"/>
                </w:tcMar>
                <w:vAlign w:val="center"/>
              </w:tcPr>
            </w:tcPrChange>
          </w:tcPr>
          <w:p w14:paraId="3521FA37" w14:textId="056463CE" w:rsidR="00552781" w:rsidRDefault="00DF59D9">
            <w:pPr>
              <w:jc w:val="center"/>
              <w:rPr>
                <w:ins w:id="302" w:author="Karan Mistry" w:date="2026-04-29T18:15:00Z" w16du:dateUtc="2026-04-29T12:45:00Z"/>
                <w:sz w:val="18"/>
              </w:rPr>
            </w:pPr>
            <w:ins w:id="303" w:author="Karan Mistry" w:date="2026-04-29T18:21:00Z" w16du:dateUtc="2026-04-29T12:51:00Z">
              <w:r>
                <w:rPr>
                  <w:sz w:val="18"/>
                </w:rPr>
                <w:lastRenderedPageBreak/>
                <w:t xml:space="preserve">Required </w:t>
              </w:r>
            </w:ins>
          </w:p>
        </w:tc>
        <w:tc>
          <w:tcPr>
            <w:tcW w:w="1944" w:type="dxa"/>
            <w:tcMar>
              <w:top w:w="80" w:type="dxa"/>
              <w:left w:w="100" w:type="dxa"/>
              <w:bottom w:w="80" w:type="dxa"/>
              <w:right w:w="100" w:type="dxa"/>
            </w:tcMar>
            <w:vAlign w:val="center"/>
            <w:tcPrChange w:id="304" w:author="Karan Mistry" w:date="2026-04-29T18:15:00Z" w16du:dateUtc="2026-04-29T12:45:00Z">
              <w:tcPr>
                <w:tcW w:w="1944" w:type="dxa"/>
                <w:tcMar>
                  <w:top w:w="80" w:type="dxa"/>
                  <w:left w:w="100" w:type="dxa"/>
                  <w:bottom w:w="80" w:type="dxa"/>
                  <w:right w:w="100" w:type="dxa"/>
                </w:tcMar>
                <w:vAlign w:val="center"/>
              </w:tcPr>
            </w:tcPrChange>
          </w:tcPr>
          <w:p w14:paraId="7388CF11" w14:textId="7C5EA3D9" w:rsidR="00552781" w:rsidRDefault="00DF59D9">
            <w:pPr>
              <w:rPr>
                <w:ins w:id="305" w:author="Karan Mistry" w:date="2026-04-29T18:15:00Z" w16du:dateUtc="2026-04-29T12:45:00Z"/>
                <w:sz w:val="18"/>
              </w:rPr>
            </w:pPr>
            <w:ins w:id="306" w:author="Karan Mistry" w:date="2026-04-29T18:22:00Z" w16du:dateUtc="2026-04-29T12:52:00Z">
              <w:r>
                <w:rPr>
                  <w:sz w:val="18"/>
                </w:rPr>
                <w:t xml:space="preserve">Authorized person </w:t>
              </w:r>
              <w:r>
                <w:rPr>
                  <w:sz w:val="18"/>
                </w:rPr>
                <w:lastRenderedPageBreak/>
                <w:t>required the user id password to login and check status.</w:t>
              </w:r>
            </w:ins>
          </w:p>
        </w:tc>
      </w:tr>
    </w:tbl>
    <w:p w14:paraId="361D7C6E" w14:textId="77777777" w:rsidR="00706B03" w:rsidRDefault="00706B03"/>
    <w:p w14:paraId="243B5284" w14:textId="77777777" w:rsidR="00706B03" w:rsidRDefault="00000000">
      <w:pPr>
        <w:spacing w:before="200" w:after="120"/>
      </w:pPr>
      <w:r>
        <w:rPr>
          <w:b/>
          <w:color w:val="1F4E79"/>
          <w:sz w:val="32"/>
        </w:rPr>
        <w:t>7. Patient Record Workspace (Overview Tab) Requirements</w:t>
      </w:r>
    </w:p>
    <w:tbl>
      <w:tblPr>
        <w:tblStyle w:val="TableGrid"/>
        <w:tblW w:w="0" w:type="auto"/>
        <w:jc w:val="center"/>
        <w:tblLayout w:type="fixed"/>
        <w:tblLook w:val="04A0" w:firstRow="1" w:lastRow="0" w:firstColumn="1" w:lastColumn="0" w:noHBand="0" w:noVBand="1"/>
      </w:tblPr>
      <w:tblGrid>
        <w:gridCol w:w="1080"/>
        <w:gridCol w:w="1655"/>
        <w:gridCol w:w="3384"/>
        <w:gridCol w:w="2808"/>
        <w:gridCol w:w="1152"/>
        <w:gridCol w:w="1944"/>
      </w:tblGrid>
      <w:tr w:rsidR="00706B03" w14:paraId="10FFA9EA" w14:textId="77777777">
        <w:trPr>
          <w:tblHeader/>
          <w:jc w:val="center"/>
        </w:trPr>
        <w:tc>
          <w:tcPr>
            <w:tcW w:w="1080" w:type="dxa"/>
            <w:shd w:val="clear" w:color="auto" w:fill="1F4E79"/>
            <w:tcMar>
              <w:top w:w="80" w:type="dxa"/>
              <w:left w:w="100" w:type="dxa"/>
              <w:bottom w:w="80" w:type="dxa"/>
              <w:right w:w="100" w:type="dxa"/>
            </w:tcMar>
            <w:vAlign w:val="center"/>
          </w:tcPr>
          <w:p w14:paraId="12D96188" w14:textId="77777777" w:rsidR="00706B03" w:rsidRDefault="00000000">
            <w:pPr>
              <w:jc w:val="center"/>
            </w:pPr>
            <w:r>
              <w:rPr>
                <w:b/>
                <w:color w:val="FFFFFF"/>
                <w:sz w:val="18"/>
              </w:rPr>
              <w:t>Req ID</w:t>
            </w:r>
          </w:p>
        </w:tc>
        <w:tc>
          <w:tcPr>
            <w:tcW w:w="1655" w:type="dxa"/>
            <w:shd w:val="clear" w:color="auto" w:fill="1F4E79"/>
            <w:tcMar>
              <w:top w:w="80" w:type="dxa"/>
              <w:left w:w="100" w:type="dxa"/>
              <w:bottom w:w="80" w:type="dxa"/>
              <w:right w:w="100" w:type="dxa"/>
            </w:tcMar>
            <w:vAlign w:val="center"/>
          </w:tcPr>
          <w:p w14:paraId="387F4E23" w14:textId="77777777" w:rsidR="00706B03" w:rsidRDefault="00000000">
            <w:pPr>
              <w:jc w:val="center"/>
            </w:pPr>
            <w:r>
              <w:rPr>
                <w:b/>
                <w:color w:val="FFFFFF"/>
                <w:sz w:val="18"/>
              </w:rPr>
              <w:t>Feature</w:t>
            </w:r>
          </w:p>
        </w:tc>
        <w:tc>
          <w:tcPr>
            <w:tcW w:w="3384" w:type="dxa"/>
            <w:shd w:val="clear" w:color="auto" w:fill="1F4E79"/>
            <w:tcMar>
              <w:top w:w="80" w:type="dxa"/>
              <w:left w:w="100" w:type="dxa"/>
              <w:bottom w:w="80" w:type="dxa"/>
              <w:right w:w="100" w:type="dxa"/>
            </w:tcMar>
            <w:vAlign w:val="center"/>
          </w:tcPr>
          <w:p w14:paraId="06E5633E" w14:textId="77777777" w:rsidR="00706B03" w:rsidRDefault="00000000">
            <w:pPr>
              <w:jc w:val="center"/>
            </w:pPr>
            <w:r>
              <w:rPr>
                <w:b/>
                <w:color w:val="FFFFFF"/>
                <w:sz w:val="18"/>
              </w:rPr>
              <w:t>Requirement detail</w:t>
            </w:r>
          </w:p>
        </w:tc>
        <w:tc>
          <w:tcPr>
            <w:tcW w:w="2808" w:type="dxa"/>
            <w:shd w:val="clear" w:color="auto" w:fill="1F4E79"/>
            <w:tcMar>
              <w:top w:w="80" w:type="dxa"/>
              <w:left w:w="100" w:type="dxa"/>
              <w:bottom w:w="80" w:type="dxa"/>
              <w:right w:w="100" w:type="dxa"/>
            </w:tcMar>
            <w:vAlign w:val="center"/>
          </w:tcPr>
          <w:p w14:paraId="291D02CA" w14:textId="77777777" w:rsidR="00706B03" w:rsidRDefault="00000000">
            <w:pPr>
              <w:jc w:val="center"/>
            </w:pPr>
            <w:r>
              <w:rPr>
                <w:b/>
                <w:color w:val="FFFFFF"/>
                <w:sz w:val="18"/>
              </w:rPr>
              <w:t>UI / Workflow expectations</w:t>
            </w:r>
          </w:p>
        </w:tc>
        <w:tc>
          <w:tcPr>
            <w:tcW w:w="1152" w:type="dxa"/>
            <w:shd w:val="clear" w:color="auto" w:fill="1F4E79"/>
            <w:tcMar>
              <w:top w:w="80" w:type="dxa"/>
              <w:left w:w="100" w:type="dxa"/>
              <w:bottom w:w="80" w:type="dxa"/>
              <w:right w:w="100" w:type="dxa"/>
            </w:tcMar>
            <w:vAlign w:val="center"/>
          </w:tcPr>
          <w:p w14:paraId="5900BAE0" w14:textId="77777777" w:rsidR="00706B03" w:rsidRDefault="00000000">
            <w:pPr>
              <w:jc w:val="center"/>
            </w:pPr>
            <w:r>
              <w:rPr>
                <w:b/>
                <w:color w:val="FFFFFF"/>
                <w:sz w:val="18"/>
              </w:rPr>
              <w:t>Priority</w:t>
            </w:r>
          </w:p>
        </w:tc>
        <w:tc>
          <w:tcPr>
            <w:tcW w:w="1944" w:type="dxa"/>
            <w:shd w:val="clear" w:color="auto" w:fill="1F4E79"/>
            <w:tcMar>
              <w:top w:w="80" w:type="dxa"/>
              <w:left w:w="100" w:type="dxa"/>
              <w:bottom w:w="80" w:type="dxa"/>
              <w:right w:w="100" w:type="dxa"/>
            </w:tcMar>
            <w:vAlign w:val="center"/>
          </w:tcPr>
          <w:p w14:paraId="0C0E05C2" w14:textId="77777777" w:rsidR="00706B03" w:rsidRDefault="00000000">
            <w:pPr>
              <w:jc w:val="center"/>
            </w:pPr>
            <w:r>
              <w:rPr>
                <w:b/>
                <w:color w:val="FFFFFF"/>
                <w:sz w:val="18"/>
              </w:rPr>
              <w:t>Validation / Rules</w:t>
            </w:r>
          </w:p>
        </w:tc>
      </w:tr>
      <w:tr w:rsidR="00706B03" w14:paraId="5AFAC0F7" w14:textId="77777777">
        <w:trPr>
          <w:jc w:val="center"/>
        </w:trPr>
        <w:tc>
          <w:tcPr>
            <w:tcW w:w="1080" w:type="dxa"/>
            <w:tcMar>
              <w:top w:w="80" w:type="dxa"/>
              <w:left w:w="100" w:type="dxa"/>
              <w:bottom w:w="80" w:type="dxa"/>
              <w:right w:w="100" w:type="dxa"/>
            </w:tcMar>
            <w:vAlign w:val="center"/>
          </w:tcPr>
          <w:p w14:paraId="3B261F98" w14:textId="77777777" w:rsidR="00706B03" w:rsidRDefault="00000000">
            <w:pPr>
              <w:jc w:val="center"/>
            </w:pPr>
            <w:r>
              <w:rPr>
                <w:sz w:val="18"/>
              </w:rPr>
              <w:t>OV-01</w:t>
            </w:r>
          </w:p>
        </w:tc>
        <w:tc>
          <w:tcPr>
            <w:tcW w:w="1655" w:type="dxa"/>
            <w:tcMar>
              <w:top w:w="80" w:type="dxa"/>
              <w:left w:w="100" w:type="dxa"/>
              <w:bottom w:w="80" w:type="dxa"/>
              <w:right w:w="100" w:type="dxa"/>
            </w:tcMar>
            <w:vAlign w:val="center"/>
          </w:tcPr>
          <w:p w14:paraId="4096DCCA" w14:textId="77777777" w:rsidR="00706B03" w:rsidRDefault="00000000">
            <w:r>
              <w:rPr>
                <w:sz w:val="18"/>
              </w:rPr>
              <w:t>Single patient header</w:t>
            </w:r>
          </w:p>
        </w:tc>
        <w:tc>
          <w:tcPr>
            <w:tcW w:w="3384" w:type="dxa"/>
            <w:tcMar>
              <w:top w:w="80" w:type="dxa"/>
              <w:left w:w="100" w:type="dxa"/>
              <w:bottom w:w="80" w:type="dxa"/>
              <w:right w:w="100" w:type="dxa"/>
            </w:tcMar>
            <w:vAlign w:val="center"/>
          </w:tcPr>
          <w:p w14:paraId="76A111AA" w14:textId="77777777" w:rsidR="00706B03" w:rsidRDefault="00000000">
            <w:r>
              <w:rPr>
                <w:sz w:val="18"/>
              </w:rPr>
              <w:t>Persistent header shall show patient name, identifiers, admission status, ward/bed, age, allergies and primary doctor.</w:t>
            </w:r>
          </w:p>
        </w:tc>
        <w:tc>
          <w:tcPr>
            <w:tcW w:w="2808" w:type="dxa"/>
            <w:tcMar>
              <w:top w:w="80" w:type="dxa"/>
              <w:left w:w="100" w:type="dxa"/>
              <w:bottom w:w="80" w:type="dxa"/>
              <w:right w:w="100" w:type="dxa"/>
            </w:tcMar>
            <w:vAlign w:val="center"/>
          </w:tcPr>
          <w:p w14:paraId="1C2F9042" w14:textId="77777777" w:rsidR="00706B03" w:rsidRDefault="00000000">
            <w:r>
              <w:rPr>
                <w:sz w:val="18"/>
              </w:rPr>
              <w:t>Header remains visible or collapsible across tabs.</w:t>
            </w:r>
          </w:p>
        </w:tc>
        <w:tc>
          <w:tcPr>
            <w:tcW w:w="1152" w:type="dxa"/>
            <w:tcMar>
              <w:top w:w="80" w:type="dxa"/>
              <w:left w:w="100" w:type="dxa"/>
              <w:bottom w:w="80" w:type="dxa"/>
              <w:right w:w="100" w:type="dxa"/>
            </w:tcMar>
            <w:vAlign w:val="center"/>
          </w:tcPr>
          <w:p w14:paraId="67BE0439"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
          <w:p w14:paraId="7FB4ED26" w14:textId="77777777" w:rsidR="00706B03" w:rsidRDefault="00000000">
            <w:r>
              <w:rPr>
                <w:sz w:val="18"/>
              </w:rPr>
              <w:t>High-risk alerts such as allergy must always remain visible.</w:t>
            </w:r>
          </w:p>
        </w:tc>
      </w:tr>
      <w:tr w:rsidR="00706B03" w14:paraId="390B8EE6" w14:textId="77777777">
        <w:trPr>
          <w:jc w:val="center"/>
        </w:trPr>
        <w:tc>
          <w:tcPr>
            <w:tcW w:w="1080" w:type="dxa"/>
            <w:shd w:val="clear" w:color="auto" w:fill="EDF3F9"/>
            <w:tcMar>
              <w:top w:w="80" w:type="dxa"/>
              <w:left w:w="100" w:type="dxa"/>
              <w:bottom w:w="80" w:type="dxa"/>
              <w:right w:w="100" w:type="dxa"/>
            </w:tcMar>
            <w:vAlign w:val="center"/>
          </w:tcPr>
          <w:p w14:paraId="60C9AECD" w14:textId="77777777" w:rsidR="00706B03" w:rsidRDefault="00000000">
            <w:pPr>
              <w:jc w:val="center"/>
            </w:pPr>
            <w:r>
              <w:rPr>
                <w:sz w:val="18"/>
              </w:rPr>
              <w:t>OV-02</w:t>
            </w:r>
          </w:p>
        </w:tc>
        <w:tc>
          <w:tcPr>
            <w:tcW w:w="1655" w:type="dxa"/>
            <w:shd w:val="clear" w:color="auto" w:fill="EDF3F9"/>
            <w:tcMar>
              <w:top w:w="80" w:type="dxa"/>
              <w:left w:w="100" w:type="dxa"/>
              <w:bottom w:w="80" w:type="dxa"/>
              <w:right w:w="100" w:type="dxa"/>
            </w:tcMar>
            <w:vAlign w:val="center"/>
          </w:tcPr>
          <w:p w14:paraId="3443DDF8" w14:textId="77777777" w:rsidR="00706B03" w:rsidRDefault="00000000">
            <w:r>
              <w:rPr>
                <w:sz w:val="18"/>
              </w:rPr>
              <w:t>Summary cards</w:t>
            </w:r>
          </w:p>
        </w:tc>
        <w:tc>
          <w:tcPr>
            <w:tcW w:w="3384" w:type="dxa"/>
            <w:shd w:val="clear" w:color="auto" w:fill="EDF3F9"/>
            <w:tcMar>
              <w:top w:w="80" w:type="dxa"/>
              <w:left w:w="100" w:type="dxa"/>
              <w:bottom w:w="80" w:type="dxa"/>
              <w:right w:w="100" w:type="dxa"/>
            </w:tcMar>
            <w:vAlign w:val="center"/>
          </w:tcPr>
          <w:p w14:paraId="2AA7315C" w14:textId="77777777" w:rsidR="00706B03" w:rsidRDefault="00000000">
            <w:r>
              <w:rPr>
                <w:sz w:val="18"/>
              </w:rPr>
              <w:t>Provide quick panels for admission summary, active medications count, pending diagnostics, next appointment and expected discharge date.</w:t>
            </w:r>
          </w:p>
        </w:tc>
        <w:tc>
          <w:tcPr>
            <w:tcW w:w="2808" w:type="dxa"/>
            <w:shd w:val="clear" w:color="auto" w:fill="EDF3F9"/>
            <w:tcMar>
              <w:top w:w="80" w:type="dxa"/>
              <w:left w:w="100" w:type="dxa"/>
              <w:bottom w:w="80" w:type="dxa"/>
              <w:right w:w="100" w:type="dxa"/>
            </w:tcMar>
            <w:vAlign w:val="center"/>
          </w:tcPr>
          <w:p w14:paraId="6B1D6E16" w14:textId="77777777" w:rsidR="00706B03" w:rsidRDefault="00000000">
            <w:r>
              <w:rPr>
                <w:sz w:val="18"/>
              </w:rPr>
              <w:t>Cards link to respective tabs.</w:t>
            </w:r>
          </w:p>
        </w:tc>
        <w:tc>
          <w:tcPr>
            <w:tcW w:w="1152" w:type="dxa"/>
            <w:shd w:val="clear" w:color="auto" w:fill="EDF3F9"/>
            <w:tcMar>
              <w:top w:w="80" w:type="dxa"/>
              <w:left w:w="100" w:type="dxa"/>
              <w:bottom w:w="80" w:type="dxa"/>
              <w:right w:w="100" w:type="dxa"/>
            </w:tcMar>
            <w:vAlign w:val="center"/>
          </w:tcPr>
          <w:p w14:paraId="63152FC3" w14:textId="77777777" w:rsidR="00706B03" w:rsidRDefault="00000000">
            <w:pPr>
              <w:jc w:val="center"/>
            </w:pPr>
            <w:r>
              <w:rPr>
                <w:sz w:val="18"/>
              </w:rPr>
              <w:t>Required</w:t>
            </w:r>
          </w:p>
        </w:tc>
        <w:tc>
          <w:tcPr>
            <w:tcW w:w="1944" w:type="dxa"/>
            <w:shd w:val="clear" w:color="auto" w:fill="EDF3F9"/>
            <w:tcMar>
              <w:top w:w="80" w:type="dxa"/>
              <w:left w:w="100" w:type="dxa"/>
              <w:bottom w:w="80" w:type="dxa"/>
              <w:right w:w="100" w:type="dxa"/>
            </w:tcMar>
            <w:vAlign w:val="center"/>
          </w:tcPr>
          <w:p w14:paraId="3ED629BA" w14:textId="77777777" w:rsidR="00706B03" w:rsidRDefault="00000000">
            <w:r>
              <w:rPr>
                <w:sz w:val="18"/>
              </w:rPr>
              <w:t>Counts must be derived from live child modules.</w:t>
            </w:r>
          </w:p>
        </w:tc>
      </w:tr>
      <w:tr w:rsidR="00706B03" w14:paraId="7199C015" w14:textId="77777777">
        <w:trPr>
          <w:jc w:val="center"/>
        </w:trPr>
        <w:tc>
          <w:tcPr>
            <w:tcW w:w="1080" w:type="dxa"/>
            <w:tcMar>
              <w:top w:w="80" w:type="dxa"/>
              <w:left w:w="100" w:type="dxa"/>
              <w:bottom w:w="80" w:type="dxa"/>
              <w:right w:w="100" w:type="dxa"/>
            </w:tcMar>
            <w:vAlign w:val="center"/>
          </w:tcPr>
          <w:p w14:paraId="0B75EE97" w14:textId="77777777" w:rsidR="00706B03" w:rsidRDefault="00000000">
            <w:pPr>
              <w:jc w:val="center"/>
            </w:pPr>
            <w:r>
              <w:rPr>
                <w:sz w:val="18"/>
              </w:rPr>
              <w:t>OV-03</w:t>
            </w:r>
          </w:p>
        </w:tc>
        <w:tc>
          <w:tcPr>
            <w:tcW w:w="1655" w:type="dxa"/>
            <w:tcMar>
              <w:top w:w="80" w:type="dxa"/>
              <w:left w:w="100" w:type="dxa"/>
              <w:bottom w:w="80" w:type="dxa"/>
              <w:right w:w="100" w:type="dxa"/>
            </w:tcMar>
            <w:vAlign w:val="center"/>
          </w:tcPr>
          <w:p w14:paraId="464ED2F3" w14:textId="77777777" w:rsidR="00706B03" w:rsidRDefault="00000000">
            <w:r>
              <w:rPr>
                <w:sz w:val="18"/>
              </w:rPr>
              <w:t>Portal publication status</w:t>
            </w:r>
          </w:p>
        </w:tc>
        <w:tc>
          <w:tcPr>
            <w:tcW w:w="3384" w:type="dxa"/>
            <w:tcMar>
              <w:top w:w="80" w:type="dxa"/>
              <w:left w:w="100" w:type="dxa"/>
              <w:bottom w:w="80" w:type="dxa"/>
              <w:right w:w="100" w:type="dxa"/>
            </w:tcMar>
            <w:vAlign w:val="center"/>
          </w:tcPr>
          <w:p w14:paraId="58FF81AD" w14:textId="77777777" w:rsidR="00706B03" w:rsidRDefault="00000000">
            <w:r>
              <w:rPr>
                <w:sz w:val="18"/>
              </w:rPr>
              <w:t>Indicate which content types are visible to patient app and whether any items are awaiting clinician review before publication.</w:t>
            </w:r>
          </w:p>
        </w:tc>
        <w:tc>
          <w:tcPr>
            <w:tcW w:w="2808" w:type="dxa"/>
            <w:tcMar>
              <w:top w:w="80" w:type="dxa"/>
              <w:left w:w="100" w:type="dxa"/>
              <w:bottom w:w="80" w:type="dxa"/>
              <w:right w:w="100" w:type="dxa"/>
            </w:tcMar>
            <w:vAlign w:val="center"/>
          </w:tcPr>
          <w:p w14:paraId="5D1EBC09" w14:textId="77777777" w:rsidR="00706B03" w:rsidRDefault="00000000">
            <w:r>
              <w:rPr>
                <w:sz w:val="18"/>
              </w:rPr>
              <w:t>Publication status shown as badges.</w:t>
            </w:r>
          </w:p>
        </w:tc>
        <w:tc>
          <w:tcPr>
            <w:tcW w:w="1152" w:type="dxa"/>
            <w:tcMar>
              <w:top w:w="80" w:type="dxa"/>
              <w:left w:w="100" w:type="dxa"/>
              <w:bottom w:w="80" w:type="dxa"/>
              <w:right w:w="100" w:type="dxa"/>
            </w:tcMar>
            <w:vAlign w:val="center"/>
          </w:tcPr>
          <w:p w14:paraId="7F209E93"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
          <w:p w14:paraId="21707087" w14:textId="77777777" w:rsidR="00706B03" w:rsidRDefault="00000000">
            <w:r>
              <w:rPr>
                <w:sz w:val="18"/>
              </w:rPr>
              <w:t>No accidental auto-publication of internal notes.</w:t>
            </w:r>
          </w:p>
        </w:tc>
      </w:tr>
    </w:tbl>
    <w:p w14:paraId="326AEC0D" w14:textId="77777777" w:rsidR="00706B03" w:rsidRDefault="00706B03"/>
    <w:p w14:paraId="4AEE8377" w14:textId="77777777" w:rsidR="00706B03" w:rsidRDefault="00000000">
      <w:pPr>
        <w:spacing w:before="200" w:after="120"/>
      </w:pPr>
      <w:r>
        <w:rPr>
          <w:b/>
          <w:color w:val="1F4E79"/>
          <w:sz w:val="32"/>
        </w:rPr>
        <w:t>8. Clinical Summary and Care Notes Requirements</w:t>
      </w:r>
    </w:p>
    <w:tbl>
      <w:tblPr>
        <w:tblStyle w:val="TableGrid"/>
        <w:tblW w:w="0" w:type="auto"/>
        <w:jc w:val="center"/>
        <w:tblLayout w:type="fixed"/>
        <w:tblLook w:val="04A0" w:firstRow="1" w:lastRow="0" w:firstColumn="1" w:lastColumn="0" w:noHBand="0" w:noVBand="1"/>
      </w:tblPr>
      <w:tblGrid>
        <w:gridCol w:w="1080"/>
        <w:gridCol w:w="1655"/>
        <w:gridCol w:w="3384"/>
        <w:gridCol w:w="2808"/>
        <w:gridCol w:w="1152"/>
        <w:gridCol w:w="1944"/>
      </w:tblGrid>
      <w:tr w:rsidR="00706B03" w14:paraId="037BE274" w14:textId="77777777">
        <w:trPr>
          <w:tblHeader/>
          <w:jc w:val="center"/>
        </w:trPr>
        <w:tc>
          <w:tcPr>
            <w:tcW w:w="1080" w:type="dxa"/>
            <w:shd w:val="clear" w:color="auto" w:fill="1F4E79"/>
            <w:tcMar>
              <w:top w:w="80" w:type="dxa"/>
              <w:left w:w="100" w:type="dxa"/>
              <w:bottom w:w="80" w:type="dxa"/>
              <w:right w:w="100" w:type="dxa"/>
            </w:tcMar>
            <w:vAlign w:val="center"/>
          </w:tcPr>
          <w:p w14:paraId="3B3656C7" w14:textId="77777777" w:rsidR="00706B03" w:rsidRDefault="00000000">
            <w:pPr>
              <w:jc w:val="center"/>
            </w:pPr>
            <w:r>
              <w:rPr>
                <w:b/>
                <w:color w:val="FFFFFF"/>
                <w:sz w:val="18"/>
              </w:rPr>
              <w:t>Req ID</w:t>
            </w:r>
          </w:p>
        </w:tc>
        <w:tc>
          <w:tcPr>
            <w:tcW w:w="1655" w:type="dxa"/>
            <w:shd w:val="clear" w:color="auto" w:fill="1F4E79"/>
            <w:tcMar>
              <w:top w:w="80" w:type="dxa"/>
              <w:left w:w="100" w:type="dxa"/>
              <w:bottom w:w="80" w:type="dxa"/>
              <w:right w:w="100" w:type="dxa"/>
            </w:tcMar>
            <w:vAlign w:val="center"/>
          </w:tcPr>
          <w:p w14:paraId="2EABF55F" w14:textId="77777777" w:rsidR="00706B03" w:rsidRDefault="00000000">
            <w:pPr>
              <w:jc w:val="center"/>
            </w:pPr>
            <w:r>
              <w:rPr>
                <w:b/>
                <w:color w:val="FFFFFF"/>
                <w:sz w:val="18"/>
              </w:rPr>
              <w:t>Feature</w:t>
            </w:r>
          </w:p>
        </w:tc>
        <w:tc>
          <w:tcPr>
            <w:tcW w:w="3384" w:type="dxa"/>
            <w:shd w:val="clear" w:color="auto" w:fill="1F4E79"/>
            <w:tcMar>
              <w:top w:w="80" w:type="dxa"/>
              <w:left w:w="100" w:type="dxa"/>
              <w:bottom w:w="80" w:type="dxa"/>
              <w:right w:w="100" w:type="dxa"/>
            </w:tcMar>
            <w:vAlign w:val="center"/>
          </w:tcPr>
          <w:p w14:paraId="15F118A1" w14:textId="77777777" w:rsidR="00706B03" w:rsidRDefault="00000000">
            <w:pPr>
              <w:jc w:val="center"/>
            </w:pPr>
            <w:r>
              <w:rPr>
                <w:b/>
                <w:color w:val="FFFFFF"/>
                <w:sz w:val="18"/>
              </w:rPr>
              <w:t>Requirement detail</w:t>
            </w:r>
          </w:p>
        </w:tc>
        <w:tc>
          <w:tcPr>
            <w:tcW w:w="2808" w:type="dxa"/>
            <w:shd w:val="clear" w:color="auto" w:fill="1F4E79"/>
            <w:tcMar>
              <w:top w:w="80" w:type="dxa"/>
              <w:left w:w="100" w:type="dxa"/>
              <w:bottom w:w="80" w:type="dxa"/>
              <w:right w:w="100" w:type="dxa"/>
            </w:tcMar>
            <w:vAlign w:val="center"/>
          </w:tcPr>
          <w:p w14:paraId="5D4A872B" w14:textId="77777777" w:rsidR="00706B03" w:rsidRDefault="00000000">
            <w:pPr>
              <w:jc w:val="center"/>
            </w:pPr>
            <w:r>
              <w:rPr>
                <w:b/>
                <w:color w:val="FFFFFF"/>
                <w:sz w:val="18"/>
              </w:rPr>
              <w:t>UI / Workflow expectations</w:t>
            </w:r>
          </w:p>
        </w:tc>
        <w:tc>
          <w:tcPr>
            <w:tcW w:w="1152" w:type="dxa"/>
            <w:shd w:val="clear" w:color="auto" w:fill="1F4E79"/>
            <w:tcMar>
              <w:top w:w="80" w:type="dxa"/>
              <w:left w:w="100" w:type="dxa"/>
              <w:bottom w:w="80" w:type="dxa"/>
              <w:right w:w="100" w:type="dxa"/>
            </w:tcMar>
            <w:vAlign w:val="center"/>
          </w:tcPr>
          <w:p w14:paraId="0F305CAF" w14:textId="77777777" w:rsidR="00706B03" w:rsidRDefault="00000000">
            <w:pPr>
              <w:jc w:val="center"/>
            </w:pPr>
            <w:r>
              <w:rPr>
                <w:b/>
                <w:color w:val="FFFFFF"/>
                <w:sz w:val="18"/>
              </w:rPr>
              <w:t>Priority</w:t>
            </w:r>
          </w:p>
        </w:tc>
        <w:tc>
          <w:tcPr>
            <w:tcW w:w="1944" w:type="dxa"/>
            <w:shd w:val="clear" w:color="auto" w:fill="1F4E79"/>
            <w:tcMar>
              <w:top w:w="80" w:type="dxa"/>
              <w:left w:w="100" w:type="dxa"/>
              <w:bottom w:w="80" w:type="dxa"/>
              <w:right w:w="100" w:type="dxa"/>
            </w:tcMar>
            <w:vAlign w:val="center"/>
          </w:tcPr>
          <w:p w14:paraId="4D6053CE" w14:textId="77777777" w:rsidR="00706B03" w:rsidRDefault="00000000">
            <w:pPr>
              <w:jc w:val="center"/>
            </w:pPr>
            <w:r>
              <w:rPr>
                <w:b/>
                <w:color w:val="FFFFFF"/>
                <w:sz w:val="18"/>
              </w:rPr>
              <w:t>Validation / Rules</w:t>
            </w:r>
          </w:p>
        </w:tc>
      </w:tr>
      <w:tr w:rsidR="00706B03" w14:paraId="41E3E7E7" w14:textId="77777777">
        <w:trPr>
          <w:jc w:val="center"/>
        </w:trPr>
        <w:tc>
          <w:tcPr>
            <w:tcW w:w="1080" w:type="dxa"/>
            <w:tcMar>
              <w:top w:w="80" w:type="dxa"/>
              <w:left w:w="100" w:type="dxa"/>
              <w:bottom w:w="80" w:type="dxa"/>
              <w:right w:w="100" w:type="dxa"/>
            </w:tcMar>
            <w:vAlign w:val="center"/>
          </w:tcPr>
          <w:p w14:paraId="42AB1CBC" w14:textId="77777777" w:rsidR="00706B03" w:rsidRDefault="00000000">
            <w:pPr>
              <w:jc w:val="center"/>
            </w:pPr>
            <w:r>
              <w:rPr>
                <w:sz w:val="18"/>
              </w:rPr>
              <w:t>CLN-01</w:t>
            </w:r>
          </w:p>
        </w:tc>
        <w:tc>
          <w:tcPr>
            <w:tcW w:w="1655" w:type="dxa"/>
            <w:tcMar>
              <w:top w:w="80" w:type="dxa"/>
              <w:left w:w="100" w:type="dxa"/>
              <w:bottom w:w="80" w:type="dxa"/>
              <w:right w:w="100" w:type="dxa"/>
            </w:tcMar>
            <w:vAlign w:val="center"/>
          </w:tcPr>
          <w:p w14:paraId="397A32A9" w14:textId="77777777" w:rsidR="00706B03" w:rsidRDefault="00000000">
            <w:r>
              <w:rPr>
                <w:sz w:val="18"/>
              </w:rPr>
              <w:t>Diagnosis and treatment summary</w:t>
            </w:r>
          </w:p>
        </w:tc>
        <w:tc>
          <w:tcPr>
            <w:tcW w:w="3384" w:type="dxa"/>
            <w:tcMar>
              <w:top w:w="80" w:type="dxa"/>
              <w:left w:w="100" w:type="dxa"/>
              <w:bottom w:w="80" w:type="dxa"/>
              <w:right w:w="100" w:type="dxa"/>
            </w:tcMar>
            <w:vAlign w:val="center"/>
          </w:tcPr>
          <w:p w14:paraId="1FF6597C" w14:textId="2A99A578" w:rsidR="00706B03" w:rsidRDefault="00000000">
            <w:r>
              <w:rPr>
                <w:sz w:val="18"/>
              </w:rPr>
              <w:t>Store provisional diagnosis, confirmed diagnosis, treatment plan, precautions, diet instructions and clinical observations.</w:t>
            </w:r>
            <w:ins w:id="307" w:author="Karan Mistry" w:date="2026-04-29T18:29:00Z" w16du:dateUtc="2026-04-29T12:59:00Z">
              <w:r w:rsidR="008310C0">
                <w:rPr>
                  <w:sz w:val="18"/>
                </w:rPr>
                <w:t xml:space="preserve">it should store the previous entry and </w:t>
              </w:r>
            </w:ins>
            <w:ins w:id="308" w:author="Karan Mistry" w:date="2026-04-29T18:30:00Z" w16du:dateUtc="2026-04-29T13:00:00Z">
              <w:r w:rsidR="008310C0">
                <w:rPr>
                  <w:sz w:val="18"/>
                </w:rPr>
                <w:t xml:space="preserve">previous notes with date, also having option to add the as many notes as user want and all the notes </w:t>
              </w:r>
            </w:ins>
            <w:ins w:id="309" w:author="Karan Mistry" w:date="2026-04-29T18:31:00Z" w16du:dateUtc="2026-04-29T13:01:00Z">
              <w:r w:rsidR="008310C0">
                <w:rPr>
                  <w:sz w:val="18"/>
                </w:rPr>
                <w:t>should be saved in server for each diagnosis, treatment plan, preca</w:t>
              </w:r>
            </w:ins>
            <w:ins w:id="310" w:author="Karan Mistry" w:date="2026-04-29T18:32:00Z" w16du:dateUtc="2026-04-29T13:02:00Z">
              <w:r w:rsidR="008310C0">
                <w:rPr>
                  <w:sz w:val="18"/>
                </w:rPr>
                <w:t xml:space="preserve">utions, diet instruction and clinical observation. </w:t>
              </w:r>
            </w:ins>
          </w:p>
        </w:tc>
        <w:tc>
          <w:tcPr>
            <w:tcW w:w="2808" w:type="dxa"/>
            <w:tcMar>
              <w:top w:w="80" w:type="dxa"/>
              <w:left w:w="100" w:type="dxa"/>
              <w:bottom w:w="80" w:type="dxa"/>
              <w:right w:w="100" w:type="dxa"/>
            </w:tcMar>
            <w:vAlign w:val="center"/>
          </w:tcPr>
          <w:p w14:paraId="48D3A697" w14:textId="77777777" w:rsidR="00706B03" w:rsidRDefault="00000000">
            <w:r>
              <w:rPr>
                <w:sz w:val="18"/>
              </w:rPr>
              <w:t>Structured form with long-text areas and sign-off metadata.</w:t>
            </w:r>
          </w:p>
        </w:tc>
        <w:tc>
          <w:tcPr>
            <w:tcW w:w="1152" w:type="dxa"/>
            <w:tcMar>
              <w:top w:w="80" w:type="dxa"/>
              <w:left w:w="100" w:type="dxa"/>
              <w:bottom w:w="80" w:type="dxa"/>
              <w:right w:w="100" w:type="dxa"/>
            </w:tcMar>
            <w:vAlign w:val="center"/>
          </w:tcPr>
          <w:p w14:paraId="7AAABFB3"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
          <w:p w14:paraId="038935DC" w14:textId="189EEAFE" w:rsidR="00706B03" w:rsidRDefault="00000000">
            <w:r>
              <w:rPr>
                <w:sz w:val="18"/>
              </w:rPr>
              <w:t>Version history retained for all edits.</w:t>
            </w:r>
            <w:ins w:id="311" w:author="Karan Mistry" w:date="2026-04-29T18:32:00Z" w16du:dateUtc="2026-04-29T13:02:00Z">
              <w:r w:rsidR="003258CF">
                <w:rPr>
                  <w:sz w:val="18"/>
                </w:rPr>
                <w:t xml:space="preserve"> should </w:t>
              </w:r>
            </w:ins>
            <w:ins w:id="312" w:author="Karan Mistry" w:date="2026-04-29T18:33:00Z" w16du:dateUtc="2026-04-29T13:03:00Z">
              <w:r w:rsidR="003258CF">
                <w:rPr>
                  <w:sz w:val="18"/>
                </w:rPr>
                <w:t>save each and every entry.</w:t>
              </w:r>
            </w:ins>
          </w:p>
        </w:tc>
      </w:tr>
      <w:tr w:rsidR="00706B03" w14:paraId="08E98464" w14:textId="77777777">
        <w:trPr>
          <w:jc w:val="center"/>
        </w:trPr>
        <w:tc>
          <w:tcPr>
            <w:tcW w:w="1080" w:type="dxa"/>
            <w:shd w:val="clear" w:color="auto" w:fill="EDF3F9"/>
            <w:tcMar>
              <w:top w:w="80" w:type="dxa"/>
              <w:left w:w="100" w:type="dxa"/>
              <w:bottom w:w="80" w:type="dxa"/>
              <w:right w:w="100" w:type="dxa"/>
            </w:tcMar>
            <w:vAlign w:val="center"/>
          </w:tcPr>
          <w:p w14:paraId="5F445E7C" w14:textId="77777777" w:rsidR="00706B03" w:rsidRDefault="00000000">
            <w:pPr>
              <w:jc w:val="center"/>
            </w:pPr>
            <w:r>
              <w:rPr>
                <w:sz w:val="18"/>
              </w:rPr>
              <w:t>CLN-02</w:t>
            </w:r>
          </w:p>
        </w:tc>
        <w:tc>
          <w:tcPr>
            <w:tcW w:w="1655" w:type="dxa"/>
            <w:shd w:val="clear" w:color="auto" w:fill="EDF3F9"/>
            <w:tcMar>
              <w:top w:w="80" w:type="dxa"/>
              <w:left w:w="100" w:type="dxa"/>
              <w:bottom w:w="80" w:type="dxa"/>
              <w:right w:w="100" w:type="dxa"/>
            </w:tcMar>
            <w:vAlign w:val="center"/>
          </w:tcPr>
          <w:p w14:paraId="5CE9A585" w14:textId="77777777" w:rsidR="00706B03" w:rsidRDefault="00000000">
            <w:r>
              <w:rPr>
                <w:sz w:val="18"/>
              </w:rPr>
              <w:t>Progress notes</w:t>
            </w:r>
          </w:p>
        </w:tc>
        <w:tc>
          <w:tcPr>
            <w:tcW w:w="3384" w:type="dxa"/>
            <w:shd w:val="clear" w:color="auto" w:fill="EDF3F9"/>
            <w:tcMar>
              <w:top w:w="80" w:type="dxa"/>
              <w:left w:w="100" w:type="dxa"/>
              <w:bottom w:w="80" w:type="dxa"/>
              <w:right w:w="100" w:type="dxa"/>
            </w:tcMar>
            <w:vAlign w:val="center"/>
          </w:tcPr>
          <w:p w14:paraId="0A7FBD6E" w14:textId="6A7D8C5F" w:rsidR="00706B03" w:rsidRDefault="00000000">
            <w:r>
              <w:rPr>
                <w:sz w:val="18"/>
              </w:rPr>
              <w:t>Allow chronological doctor and nursing progress note entries with author and timestamp.</w:t>
            </w:r>
            <w:ins w:id="313" w:author="Karan Mistry" w:date="2026-04-29T18:33:00Z" w16du:dateUtc="2026-04-29T13:03:00Z">
              <w:r w:rsidR="00BE414F">
                <w:rPr>
                  <w:sz w:val="18"/>
                </w:rPr>
                <w:t xml:space="preserve"> Option to add multiple notes and save all the notes. </w:t>
              </w:r>
            </w:ins>
          </w:p>
        </w:tc>
        <w:tc>
          <w:tcPr>
            <w:tcW w:w="2808" w:type="dxa"/>
            <w:shd w:val="clear" w:color="auto" w:fill="EDF3F9"/>
            <w:tcMar>
              <w:top w:w="80" w:type="dxa"/>
              <w:left w:w="100" w:type="dxa"/>
              <w:bottom w:w="80" w:type="dxa"/>
              <w:right w:w="100" w:type="dxa"/>
            </w:tcMar>
            <w:vAlign w:val="center"/>
          </w:tcPr>
          <w:p w14:paraId="6192DDD4" w14:textId="77777777" w:rsidR="00706B03" w:rsidRDefault="00000000">
            <w:r>
              <w:rPr>
                <w:sz w:val="18"/>
              </w:rPr>
              <w:t>Note composer with role label and optional templates.</w:t>
            </w:r>
          </w:p>
        </w:tc>
        <w:tc>
          <w:tcPr>
            <w:tcW w:w="1152" w:type="dxa"/>
            <w:shd w:val="clear" w:color="auto" w:fill="EDF3F9"/>
            <w:tcMar>
              <w:top w:w="80" w:type="dxa"/>
              <w:left w:w="100" w:type="dxa"/>
              <w:bottom w:w="80" w:type="dxa"/>
              <w:right w:w="100" w:type="dxa"/>
            </w:tcMar>
            <w:vAlign w:val="center"/>
          </w:tcPr>
          <w:p w14:paraId="5A55090C" w14:textId="77777777" w:rsidR="00706B03" w:rsidRDefault="00000000">
            <w:pPr>
              <w:jc w:val="center"/>
            </w:pPr>
            <w:r>
              <w:rPr>
                <w:sz w:val="18"/>
              </w:rPr>
              <w:t>Required</w:t>
            </w:r>
          </w:p>
        </w:tc>
        <w:tc>
          <w:tcPr>
            <w:tcW w:w="1944" w:type="dxa"/>
            <w:shd w:val="clear" w:color="auto" w:fill="EDF3F9"/>
            <w:tcMar>
              <w:top w:w="80" w:type="dxa"/>
              <w:left w:w="100" w:type="dxa"/>
              <w:bottom w:w="80" w:type="dxa"/>
              <w:right w:w="100" w:type="dxa"/>
            </w:tcMar>
            <w:vAlign w:val="center"/>
          </w:tcPr>
          <w:p w14:paraId="0B48F4F1" w14:textId="77777777" w:rsidR="00706B03" w:rsidRDefault="00000000">
            <w:r>
              <w:rPr>
                <w:sz w:val="18"/>
              </w:rPr>
              <w:t>Entries immutable after sign-off except via addendum workflow.</w:t>
            </w:r>
          </w:p>
        </w:tc>
      </w:tr>
      <w:tr w:rsidR="00706B03" w14:paraId="5D7BB863" w14:textId="77777777">
        <w:trPr>
          <w:jc w:val="center"/>
        </w:trPr>
        <w:tc>
          <w:tcPr>
            <w:tcW w:w="1080" w:type="dxa"/>
            <w:tcMar>
              <w:top w:w="80" w:type="dxa"/>
              <w:left w:w="100" w:type="dxa"/>
              <w:bottom w:w="80" w:type="dxa"/>
              <w:right w:w="100" w:type="dxa"/>
            </w:tcMar>
            <w:vAlign w:val="center"/>
          </w:tcPr>
          <w:p w14:paraId="0188A4B5" w14:textId="77777777" w:rsidR="00706B03" w:rsidRDefault="00000000">
            <w:pPr>
              <w:jc w:val="center"/>
            </w:pPr>
            <w:r>
              <w:rPr>
                <w:sz w:val="18"/>
              </w:rPr>
              <w:t>CLN-03</w:t>
            </w:r>
          </w:p>
        </w:tc>
        <w:tc>
          <w:tcPr>
            <w:tcW w:w="1655" w:type="dxa"/>
            <w:tcMar>
              <w:top w:w="80" w:type="dxa"/>
              <w:left w:w="100" w:type="dxa"/>
              <w:bottom w:w="80" w:type="dxa"/>
              <w:right w:w="100" w:type="dxa"/>
            </w:tcMar>
            <w:vAlign w:val="center"/>
          </w:tcPr>
          <w:p w14:paraId="722365F4" w14:textId="77777777" w:rsidR="00706B03" w:rsidRDefault="00000000">
            <w:r>
              <w:rPr>
                <w:sz w:val="18"/>
              </w:rPr>
              <w:t>Internal vs patient-facing notes</w:t>
            </w:r>
          </w:p>
        </w:tc>
        <w:tc>
          <w:tcPr>
            <w:tcW w:w="3384" w:type="dxa"/>
            <w:tcMar>
              <w:top w:w="80" w:type="dxa"/>
              <w:left w:w="100" w:type="dxa"/>
              <w:bottom w:w="80" w:type="dxa"/>
              <w:right w:w="100" w:type="dxa"/>
            </w:tcMar>
            <w:vAlign w:val="center"/>
          </w:tcPr>
          <w:p w14:paraId="530B364E" w14:textId="77777777" w:rsidR="00706B03" w:rsidRDefault="00000000">
            <w:r>
              <w:rPr>
                <w:sz w:val="18"/>
              </w:rPr>
              <w:t>Notes module shall support explicit visibility selection.</w:t>
            </w:r>
          </w:p>
        </w:tc>
        <w:tc>
          <w:tcPr>
            <w:tcW w:w="2808" w:type="dxa"/>
            <w:tcMar>
              <w:top w:w="80" w:type="dxa"/>
              <w:left w:w="100" w:type="dxa"/>
              <w:bottom w:w="80" w:type="dxa"/>
              <w:right w:w="100" w:type="dxa"/>
            </w:tcMar>
            <w:vAlign w:val="center"/>
          </w:tcPr>
          <w:p w14:paraId="702F2CAB" w14:textId="77777777" w:rsidR="00706B03" w:rsidRDefault="00000000">
            <w:r>
              <w:rPr>
                <w:sz w:val="18"/>
              </w:rPr>
              <w:t>Default new notes to internal-only unless role-specific workflow says otherwise.</w:t>
            </w:r>
          </w:p>
        </w:tc>
        <w:tc>
          <w:tcPr>
            <w:tcW w:w="1152" w:type="dxa"/>
            <w:tcMar>
              <w:top w:w="80" w:type="dxa"/>
              <w:left w:w="100" w:type="dxa"/>
              <w:bottom w:w="80" w:type="dxa"/>
              <w:right w:w="100" w:type="dxa"/>
            </w:tcMar>
            <w:vAlign w:val="center"/>
          </w:tcPr>
          <w:p w14:paraId="5CD19042"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
          <w:p w14:paraId="6E9822CB" w14:textId="77777777" w:rsidR="00706B03" w:rsidRDefault="00000000">
            <w:r>
              <w:rPr>
                <w:sz w:val="18"/>
              </w:rPr>
              <w:t>Patient-facing notes should use simpler language where possible.</w:t>
            </w:r>
          </w:p>
        </w:tc>
      </w:tr>
      <w:tr w:rsidR="00706B03" w14:paraId="69902715" w14:textId="77777777">
        <w:trPr>
          <w:jc w:val="center"/>
        </w:trPr>
        <w:tc>
          <w:tcPr>
            <w:tcW w:w="1080" w:type="dxa"/>
            <w:shd w:val="clear" w:color="auto" w:fill="EDF3F9"/>
            <w:tcMar>
              <w:top w:w="80" w:type="dxa"/>
              <w:left w:w="100" w:type="dxa"/>
              <w:bottom w:w="80" w:type="dxa"/>
              <w:right w:w="100" w:type="dxa"/>
            </w:tcMar>
            <w:vAlign w:val="center"/>
          </w:tcPr>
          <w:p w14:paraId="6E5D8481" w14:textId="77777777" w:rsidR="00706B03" w:rsidRDefault="00000000">
            <w:pPr>
              <w:jc w:val="center"/>
            </w:pPr>
            <w:r>
              <w:rPr>
                <w:sz w:val="18"/>
              </w:rPr>
              <w:t>CLN-04</w:t>
            </w:r>
          </w:p>
        </w:tc>
        <w:tc>
          <w:tcPr>
            <w:tcW w:w="1655" w:type="dxa"/>
            <w:shd w:val="clear" w:color="auto" w:fill="EDF3F9"/>
            <w:tcMar>
              <w:top w:w="80" w:type="dxa"/>
              <w:left w:w="100" w:type="dxa"/>
              <w:bottom w:w="80" w:type="dxa"/>
              <w:right w:w="100" w:type="dxa"/>
            </w:tcMar>
            <w:vAlign w:val="center"/>
          </w:tcPr>
          <w:p w14:paraId="14B14133" w14:textId="77777777" w:rsidR="00706B03" w:rsidRDefault="00000000">
            <w:r>
              <w:rPr>
                <w:sz w:val="18"/>
              </w:rPr>
              <w:t>Sign-off workflow</w:t>
            </w:r>
          </w:p>
        </w:tc>
        <w:tc>
          <w:tcPr>
            <w:tcW w:w="3384" w:type="dxa"/>
            <w:shd w:val="clear" w:color="auto" w:fill="EDF3F9"/>
            <w:tcMar>
              <w:top w:w="80" w:type="dxa"/>
              <w:left w:w="100" w:type="dxa"/>
              <w:bottom w:w="80" w:type="dxa"/>
              <w:right w:w="100" w:type="dxa"/>
            </w:tcMar>
            <w:vAlign w:val="center"/>
          </w:tcPr>
          <w:p w14:paraId="6F1F1093" w14:textId="77777777" w:rsidR="00706B03" w:rsidRDefault="00000000">
            <w:r>
              <w:rPr>
                <w:sz w:val="18"/>
              </w:rPr>
              <w:t>Critical summaries may require doctor sign-off and optional nurse acknowledgement before publication or discharge use.</w:t>
            </w:r>
          </w:p>
        </w:tc>
        <w:tc>
          <w:tcPr>
            <w:tcW w:w="2808" w:type="dxa"/>
            <w:shd w:val="clear" w:color="auto" w:fill="EDF3F9"/>
            <w:tcMar>
              <w:top w:w="80" w:type="dxa"/>
              <w:left w:w="100" w:type="dxa"/>
              <w:bottom w:w="80" w:type="dxa"/>
              <w:right w:w="100" w:type="dxa"/>
            </w:tcMar>
            <w:vAlign w:val="center"/>
          </w:tcPr>
          <w:p w14:paraId="15CBC972" w14:textId="77777777" w:rsidR="00706B03" w:rsidRDefault="00000000">
            <w:r>
              <w:rPr>
                <w:sz w:val="18"/>
              </w:rPr>
              <w:t>Display sign-off state and blockers.</w:t>
            </w:r>
          </w:p>
        </w:tc>
        <w:tc>
          <w:tcPr>
            <w:tcW w:w="1152" w:type="dxa"/>
            <w:shd w:val="clear" w:color="auto" w:fill="EDF3F9"/>
            <w:tcMar>
              <w:top w:w="80" w:type="dxa"/>
              <w:left w:w="100" w:type="dxa"/>
              <w:bottom w:w="80" w:type="dxa"/>
              <w:right w:w="100" w:type="dxa"/>
            </w:tcMar>
            <w:vAlign w:val="center"/>
          </w:tcPr>
          <w:p w14:paraId="45FBDF93" w14:textId="77777777" w:rsidR="00706B03" w:rsidRDefault="00000000">
            <w:pPr>
              <w:jc w:val="center"/>
            </w:pPr>
            <w:r>
              <w:rPr>
                <w:sz w:val="18"/>
              </w:rPr>
              <w:t>Recommended</w:t>
            </w:r>
          </w:p>
        </w:tc>
        <w:tc>
          <w:tcPr>
            <w:tcW w:w="1944" w:type="dxa"/>
            <w:shd w:val="clear" w:color="auto" w:fill="EDF3F9"/>
            <w:tcMar>
              <w:top w:w="80" w:type="dxa"/>
              <w:left w:w="100" w:type="dxa"/>
              <w:bottom w:w="80" w:type="dxa"/>
              <w:right w:w="100" w:type="dxa"/>
            </w:tcMar>
            <w:vAlign w:val="center"/>
          </w:tcPr>
          <w:p w14:paraId="6ABCD6FA" w14:textId="77777777" w:rsidR="00706B03" w:rsidRDefault="00000000">
            <w:r>
              <w:rPr>
                <w:sz w:val="18"/>
              </w:rPr>
              <w:t>Avoid unsigned discharge content.</w:t>
            </w:r>
          </w:p>
        </w:tc>
      </w:tr>
    </w:tbl>
    <w:p w14:paraId="5A3850E8" w14:textId="77777777" w:rsidR="00706B03" w:rsidRDefault="00706B03"/>
    <w:p w14:paraId="3D84ACEC" w14:textId="77777777" w:rsidR="00706B03" w:rsidRDefault="00000000">
      <w:pPr>
        <w:spacing w:before="200" w:after="120"/>
      </w:pPr>
      <w:r>
        <w:rPr>
          <w:b/>
          <w:color w:val="1F4E79"/>
          <w:sz w:val="32"/>
        </w:rPr>
        <w:t>9. Daily Activity Timeline Requirements</w:t>
      </w:r>
    </w:p>
    <w:tbl>
      <w:tblPr>
        <w:tblStyle w:val="TableGrid"/>
        <w:tblW w:w="0" w:type="auto"/>
        <w:jc w:val="center"/>
        <w:tblLayout w:type="fixed"/>
        <w:tblLook w:val="04A0" w:firstRow="1" w:lastRow="0" w:firstColumn="1" w:lastColumn="0" w:noHBand="0" w:noVBand="1"/>
      </w:tblPr>
      <w:tblGrid>
        <w:gridCol w:w="1080"/>
        <w:gridCol w:w="1655"/>
        <w:gridCol w:w="3384"/>
        <w:gridCol w:w="2808"/>
        <w:gridCol w:w="1152"/>
        <w:gridCol w:w="1944"/>
      </w:tblGrid>
      <w:tr w:rsidR="00706B03" w14:paraId="1B59A239" w14:textId="77777777">
        <w:trPr>
          <w:tblHeader/>
          <w:jc w:val="center"/>
        </w:trPr>
        <w:tc>
          <w:tcPr>
            <w:tcW w:w="1080" w:type="dxa"/>
            <w:shd w:val="clear" w:color="auto" w:fill="1F4E79"/>
            <w:tcMar>
              <w:top w:w="80" w:type="dxa"/>
              <w:left w:w="100" w:type="dxa"/>
              <w:bottom w:w="80" w:type="dxa"/>
              <w:right w:w="100" w:type="dxa"/>
            </w:tcMar>
            <w:vAlign w:val="center"/>
          </w:tcPr>
          <w:p w14:paraId="25EAAF01" w14:textId="77777777" w:rsidR="00706B03" w:rsidRDefault="00000000">
            <w:pPr>
              <w:jc w:val="center"/>
            </w:pPr>
            <w:r>
              <w:rPr>
                <w:b/>
                <w:color w:val="FFFFFF"/>
                <w:sz w:val="18"/>
              </w:rPr>
              <w:t>Req ID</w:t>
            </w:r>
          </w:p>
        </w:tc>
        <w:tc>
          <w:tcPr>
            <w:tcW w:w="1655" w:type="dxa"/>
            <w:shd w:val="clear" w:color="auto" w:fill="1F4E79"/>
            <w:tcMar>
              <w:top w:w="80" w:type="dxa"/>
              <w:left w:w="100" w:type="dxa"/>
              <w:bottom w:w="80" w:type="dxa"/>
              <w:right w:w="100" w:type="dxa"/>
            </w:tcMar>
            <w:vAlign w:val="center"/>
          </w:tcPr>
          <w:p w14:paraId="374887F7" w14:textId="77777777" w:rsidR="00706B03" w:rsidRDefault="00000000">
            <w:pPr>
              <w:jc w:val="center"/>
            </w:pPr>
            <w:r>
              <w:rPr>
                <w:b/>
                <w:color w:val="FFFFFF"/>
                <w:sz w:val="18"/>
              </w:rPr>
              <w:t>Feature</w:t>
            </w:r>
          </w:p>
        </w:tc>
        <w:tc>
          <w:tcPr>
            <w:tcW w:w="3384" w:type="dxa"/>
            <w:shd w:val="clear" w:color="auto" w:fill="1F4E79"/>
            <w:tcMar>
              <w:top w:w="80" w:type="dxa"/>
              <w:left w:w="100" w:type="dxa"/>
              <w:bottom w:w="80" w:type="dxa"/>
              <w:right w:w="100" w:type="dxa"/>
            </w:tcMar>
            <w:vAlign w:val="center"/>
          </w:tcPr>
          <w:p w14:paraId="7494D6F5" w14:textId="77777777" w:rsidR="00706B03" w:rsidRDefault="00000000">
            <w:pPr>
              <w:jc w:val="center"/>
            </w:pPr>
            <w:r>
              <w:rPr>
                <w:b/>
                <w:color w:val="FFFFFF"/>
                <w:sz w:val="18"/>
              </w:rPr>
              <w:t>Requirement detail</w:t>
            </w:r>
          </w:p>
        </w:tc>
        <w:tc>
          <w:tcPr>
            <w:tcW w:w="2808" w:type="dxa"/>
            <w:shd w:val="clear" w:color="auto" w:fill="1F4E79"/>
            <w:tcMar>
              <w:top w:w="80" w:type="dxa"/>
              <w:left w:w="100" w:type="dxa"/>
              <w:bottom w:w="80" w:type="dxa"/>
              <w:right w:w="100" w:type="dxa"/>
            </w:tcMar>
            <w:vAlign w:val="center"/>
          </w:tcPr>
          <w:p w14:paraId="0D07791B" w14:textId="77777777" w:rsidR="00706B03" w:rsidRDefault="00000000">
            <w:pPr>
              <w:jc w:val="center"/>
            </w:pPr>
            <w:r>
              <w:rPr>
                <w:b/>
                <w:color w:val="FFFFFF"/>
                <w:sz w:val="18"/>
              </w:rPr>
              <w:t>UI / Workflow expectations</w:t>
            </w:r>
          </w:p>
        </w:tc>
        <w:tc>
          <w:tcPr>
            <w:tcW w:w="1152" w:type="dxa"/>
            <w:shd w:val="clear" w:color="auto" w:fill="1F4E79"/>
            <w:tcMar>
              <w:top w:w="80" w:type="dxa"/>
              <w:left w:w="100" w:type="dxa"/>
              <w:bottom w:w="80" w:type="dxa"/>
              <w:right w:w="100" w:type="dxa"/>
            </w:tcMar>
            <w:vAlign w:val="center"/>
          </w:tcPr>
          <w:p w14:paraId="72BDBD46" w14:textId="77777777" w:rsidR="00706B03" w:rsidRDefault="00000000">
            <w:pPr>
              <w:jc w:val="center"/>
            </w:pPr>
            <w:r>
              <w:rPr>
                <w:b/>
                <w:color w:val="FFFFFF"/>
                <w:sz w:val="18"/>
              </w:rPr>
              <w:t>Priority</w:t>
            </w:r>
          </w:p>
        </w:tc>
        <w:tc>
          <w:tcPr>
            <w:tcW w:w="1944" w:type="dxa"/>
            <w:shd w:val="clear" w:color="auto" w:fill="1F4E79"/>
            <w:tcMar>
              <w:top w:w="80" w:type="dxa"/>
              <w:left w:w="100" w:type="dxa"/>
              <w:bottom w:w="80" w:type="dxa"/>
              <w:right w:w="100" w:type="dxa"/>
            </w:tcMar>
            <w:vAlign w:val="center"/>
          </w:tcPr>
          <w:p w14:paraId="741316AB" w14:textId="77777777" w:rsidR="00706B03" w:rsidRDefault="00000000">
            <w:pPr>
              <w:jc w:val="center"/>
            </w:pPr>
            <w:r>
              <w:rPr>
                <w:b/>
                <w:color w:val="FFFFFF"/>
                <w:sz w:val="18"/>
              </w:rPr>
              <w:t>Validation / Rules</w:t>
            </w:r>
          </w:p>
        </w:tc>
      </w:tr>
      <w:tr w:rsidR="00706B03" w14:paraId="6EE9A75E" w14:textId="77777777">
        <w:trPr>
          <w:jc w:val="center"/>
        </w:trPr>
        <w:tc>
          <w:tcPr>
            <w:tcW w:w="1080" w:type="dxa"/>
            <w:tcMar>
              <w:top w:w="80" w:type="dxa"/>
              <w:left w:w="100" w:type="dxa"/>
              <w:bottom w:w="80" w:type="dxa"/>
              <w:right w:w="100" w:type="dxa"/>
            </w:tcMar>
            <w:vAlign w:val="center"/>
          </w:tcPr>
          <w:p w14:paraId="58B1212C" w14:textId="77777777" w:rsidR="00706B03" w:rsidRDefault="00000000">
            <w:pPr>
              <w:jc w:val="center"/>
            </w:pPr>
            <w:r>
              <w:rPr>
                <w:sz w:val="18"/>
              </w:rPr>
              <w:t>ACT-01</w:t>
            </w:r>
          </w:p>
        </w:tc>
        <w:tc>
          <w:tcPr>
            <w:tcW w:w="1655" w:type="dxa"/>
            <w:tcMar>
              <w:top w:w="80" w:type="dxa"/>
              <w:left w:w="100" w:type="dxa"/>
              <w:bottom w:w="80" w:type="dxa"/>
              <w:right w:w="100" w:type="dxa"/>
            </w:tcMar>
            <w:vAlign w:val="center"/>
          </w:tcPr>
          <w:p w14:paraId="1E52853B" w14:textId="77777777" w:rsidR="00706B03" w:rsidRDefault="00000000">
            <w:r>
              <w:rPr>
                <w:sz w:val="18"/>
              </w:rPr>
              <w:t>Activity logging</w:t>
            </w:r>
          </w:p>
        </w:tc>
        <w:tc>
          <w:tcPr>
            <w:tcW w:w="3384" w:type="dxa"/>
            <w:tcMar>
              <w:top w:w="80" w:type="dxa"/>
              <w:left w:w="100" w:type="dxa"/>
              <w:bottom w:w="80" w:type="dxa"/>
              <w:right w:w="100" w:type="dxa"/>
            </w:tcMar>
            <w:vAlign w:val="center"/>
          </w:tcPr>
          <w:p w14:paraId="5ECDDFA7" w14:textId="42B069A7" w:rsidR="00706B03" w:rsidRDefault="00000000">
            <w:r>
              <w:rPr>
                <w:sz w:val="18"/>
              </w:rPr>
              <w:t>Capture date/time, activity type, performed by, status and remarks for inpatient care activities.</w:t>
            </w:r>
            <w:ins w:id="314" w:author="Karan Mistry" w:date="2026-04-29T18:34:00Z" w16du:dateUtc="2026-04-29T13:04:00Z">
              <w:r w:rsidR="00BE414F">
                <w:rPr>
                  <w:sz w:val="18"/>
                </w:rPr>
                <w:t xml:space="preserve"> </w:t>
              </w:r>
              <w:r w:rsidR="00BE414F">
                <w:rPr>
                  <w:sz w:val="18"/>
                </w:rPr>
                <w:t>Option to add multiple notes and save all the notes.</w:t>
              </w:r>
            </w:ins>
          </w:p>
        </w:tc>
        <w:tc>
          <w:tcPr>
            <w:tcW w:w="2808" w:type="dxa"/>
            <w:tcMar>
              <w:top w:w="80" w:type="dxa"/>
              <w:left w:w="100" w:type="dxa"/>
              <w:bottom w:w="80" w:type="dxa"/>
              <w:right w:w="100" w:type="dxa"/>
            </w:tcMar>
            <w:vAlign w:val="center"/>
          </w:tcPr>
          <w:p w14:paraId="1B0A04DA" w14:textId="77777777" w:rsidR="00706B03" w:rsidRDefault="00000000">
            <w:r>
              <w:rPr>
                <w:sz w:val="18"/>
              </w:rPr>
              <w:t>Timeline entry form with searchable activity type list.</w:t>
            </w:r>
          </w:p>
        </w:tc>
        <w:tc>
          <w:tcPr>
            <w:tcW w:w="1152" w:type="dxa"/>
            <w:tcMar>
              <w:top w:w="80" w:type="dxa"/>
              <w:left w:w="100" w:type="dxa"/>
              <w:bottom w:w="80" w:type="dxa"/>
              <w:right w:w="100" w:type="dxa"/>
            </w:tcMar>
            <w:vAlign w:val="center"/>
          </w:tcPr>
          <w:p w14:paraId="6A68EA59"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
          <w:p w14:paraId="55F3394A" w14:textId="77777777" w:rsidR="00706B03" w:rsidRDefault="00000000">
            <w:r>
              <w:rPr>
                <w:sz w:val="18"/>
              </w:rPr>
              <w:t>Timestamp required for every entry.</w:t>
            </w:r>
          </w:p>
        </w:tc>
      </w:tr>
      <w:tr w:rsidR="00706B03" w14:paraId="7E17B8F6" w14:textId="77777777">
        <w:trPr>
          <w:jc w:val="center"/>
        </w:trPr>
        <w:tc>
          <w:tcPr>
            <w:tcW w:w="1080" w:type="dxa"/>
            <w:shd w:val="clear" w:color="auto" w:fill="EDF3F9"/>
            <w:tcMar>
              <w:top w:w="80" w:type="dxa"/>
              <w:left w:w="100" w:type="dxa"/>
              <w:bottom w:w="80" w:type="dxa"/>
              <w:right w:w="100" w:type="dxa"/>
            </w:tcMar>
            <w:vAlign w:val="center"/>
          </w:tcPr>
          <w:p w14:paraId="14C6B909" w14:textId="77777777" w:rsidR="00706B03" w:rsidRDefault="00000000">
            <w:pPr>
              <w:jc w:val="center"/>
            </w:pPr>
            <w:r>
              <w:rPr>
                <w:sz w:val="18"/>
              </w:rPr>
              <w:t>ACT-02</w:t>
            </w:r>
          </w:p>
        </w:tc>
        <w:tc>
          <w:tcPr>
            <w:tcW w:w="1655" w:type="dxa"/>
            <w:shd w:val="clear" w:color="auto" w:fill="EDF3F9"/>
            <w:tcMar>
              <w:top w:w="80" w:type="dxa"/>
              <w:left w:w="100" w:type="dxa"/>
              <w:bottom w:w="80" w:type="dxa"/>
              <w:right w:w="100" w:type="dxa"/>
            </w:tcMar>
            <w:vAlign w:val="center"/>
          </w:tcPr>
          <w:p w14:paraId="26B559B9" w14:textId="77777777" w:rsidR="00706B03" w:rsidRDefault="00000000">
            <w:r>
              <w:rPr>
                <w:sz w:val="18"/>
              </w:rPr>
              <w:t>Activity taxonomy</w:t>
            </w:r>
          </w:p>
        </w:tc>
        <w:tc>
          <w:tcPr>
            <w:tcW w:w="3384" w:type="dxa"/>
            <w:shd w:val="clear" w:color="auto" w:fill="EDF3F9"/>
            <w:tcMar>
              <w:top w:w="80" w:type="dxa"/>
              <w:left w:w="100" w:type="dxa"/>
              <w:bottom w:w="80" w:type="dxa"/>
              <w:right w:w="100" w:type="dxa"/>
            </w:tcMar>
            <w:vAlign w:val="center"/>
          </w:tcPr>
          <w:p w14:paraId="163FE4AD" w14:textId="77777777" w:rsidR="00706B03" w:rsidRDefault="00000000">
            <w:r>
              <w:rPr>
                <w:sz w:val="18"/>
              </w:rPr>
              <w:t>Support standard activity categories such as doctor round, nursing check, vitals recorded, medication administered, meal served, physiotherapy, wound care, sample collection, scan completed and patient transfer.</w:t>
            </w:r>
          </w:p>
        </w:tc>
        <w:tc>
          <w:tcPr>
            <w:tcW w:w="2808" w:type="dxa"/>
            <w:shd w:val="clear" w:color="auto" w:fill="EDF3F9"/>
            <w:tcMar>
              <w:top w:w="80" w:type="dxa"/>
              <w:left w:w="100" w:type="dxa"/>
              <w:bottom w:w="80" w:type="dxa"/>
              <w:right w:w="100" w:type="dxa"/>
            </w:tcMar>
            <w:vAlign w:val="center"/>
          </w:tcPr>
          <w:p w14:paraId="2C348BDA" w14:textId="77777777" w:rsidR="00706B03" w:rsidRDefault="00000000">
            <w:r>
              <w:rPr>
                <w:sz w:val="18"/>
              </w:rPr>
              <w:t>Master list plus controlled custom additions.</w:t>
            </w:r>
          </w:p>
        </w:tc>
        <w:tc>
          <w:tcPr>
            <w:tcW w:w="1152" w:type="dxa"/>
            <w:shd w:val="clear" w:color="auto" w:fill="EDF3F9"/>
            <w:tcMar>
              <w:top w:w="80" w:type="dxa"/>
              <w:left w:w="100" w:type="dxa"/>
              <w:bottom w:w="80" w:type="dxa"/>
              <w:right w:w="100" w:type="dxa"/>
            </w:tcMar>
            <w:vAlign w:val="center"/>
          </w:tcPr>
          <w:p w14:paraId="76E5FD36" w14:textId="77777777" w:rsidR="00706B03" w:rsidRDefault="00000000">
            <w:pPr>
              <w:jc w:val="center"/>
            </w:pPr>
            <w:r>
              <w:rPr>
                <w:sz w:val="18"/>
              </w:rPr>
              <w:t>Required</w:t>
            </w:r>
          </w:p>
        </w:tc>
        <w:tc>
          <w:tcPr>
            <w:tcW w:w="1944" w:type="dxa"/>
            <w:shd w:val="clear" w:color="auto" w:fill="EDF3F9"/>
            <w:tcMar>
              <w:top w:w="80" w:type="dxa"/>
              <w:left w:w="100" w:type="dxa"/>
              <w:bottom w:w="80" w:type="dxa"/>
              <w:right w:w="100" w:type="dxa"/>
            </w:tcMar>
            <w:vAlign w:val="center"/>
          </w:tcPr>
          <w:p w14:paraId="70300AB5" w14:textId="77777777" w:rsidR="00706B03" w:rsidRDefault="00000000">
            <w:r>
              <w:rPr>
                <w:sz w:val="18"/>
              </w:rPr>
              <w:t>Custom types need admin governance.</w:t>
            </w:r>
          </w:p>
        </w:tc>
      </w:tr>
      <w:tr w:rsidR="00706B03" w14:paraId="59007D29" w14:textId="77777777">
        <w:trPr>
          <w:jc w:val="center"/>
        </w:trPr>
        <w:tc>
          <w:tcPr>
            <w:tcW w:w="1080" w:type="dxa"/>
            <w:tcMar>
              <w:top w:w="80" w:type="dxa"/>
              <w:left w:w="100" w:type="dxa"/>
              <w:bottom w:w="80" w:type="dxa"/>
              <w:right w:w="100" w:type="dxa"/>
            </w:tcMar>
            <w:vAlign w:val="center"/>
          </w:tcPr>
          <w:p w14:paraId="6F1FB544" w14:textId="77777777" w:rsidR="00706B03" w:rsidRDefault="00000000">
            <w:pPr>
              <w:jc w:val="center"/>
            </w:pPr>
            <w:r>
              <w:rPr>
                <w:sz w:val="18"/>
              </w:rPr>
              <w:t>ACT-03</w:t>
            </w:r>
          </w:p>
        </w:tc>
        <w:tc>
          <w:tcPr>
            <w:tcW w:w="1655" w:type="dxa"/>
            <w:tcMar>
              <w:top w:w="80" w:type="dxa"/>
              <w:left w:w="100" w:type="dxa"/>
              <w:bottom w:w="80" w:type="dxa"/>
              <w:right w:w="100" w:type="dxa"/>
            </w:tcMar>
            <w:vAlign w:val="center"/>
          </w:tcPr>
          <w:p w14:paraId="2E79F44E" w14:textId="77777777" w:rsidR="00706B03" w:rsidRDefault="00000000">
            <w:r>
              <w:rPr>
                <w:sz w:val="18"/>
              </w:rPr>
              <w:t>Timeline visualization</w:t>
            </w:r>
          </w:p>
        </w:tc>
        <w:tc>
          <w:tcPr>
            <w:tcW w:w="3384" w:type="dxa"/>
            <w:tcMar>
              <w:top w:w="80" w:type="dxa"/>
              <w:left w:w="100" w:type="dxa"/>
              <w:bottom w:w="80" w:type="dxa"/>
              <w:right w:w="100" w:type="dxa"/>
            </w:tcMar>
            <w:vAlign w:val="center"/>
          </w:tcPr>
          <w:p w14:paraId="179E1EE4" w14:textId="77777777" w:rsidR="00706B03" w:rsidRDefault="00000000">
            <w:r>
              <w:rPr>
                <w:sz w:val="18"/>
              </w:rPr>
              <w:t>Show entries in chronological timeline with filters by date, author, activity type and status.</w:t>
            </w:r>
          </w:p>
        </w:tc>
        <w:tc>
          <w:tcPr>
            <w:tcW w:w="2808" w:type="dxa"/>
            <w:tcMar>
              <w:top w:w="80" w:type="dxa"/>
              <w:left w:w="100" w:type="dxa"/>
              <w:bottom w:w="80" w:type="dxa"/>
              <w:right w:w="100" w:type="dxa"/>
            </w:tcMar>
            <w:vAlign w:val="center"/>
          </w:tcPr>
          <w:p w14:paraId="2813E067" w14:textId="77777777" w:rsidR="00706B03" w:rsidRDefault="00000000">
            <w:r>
              <w:rPr>
                <w:sz w:val="18"/>
              </w:rPr>
              <w:t>Fast-scrolling and sticky date grouping recommended.</w:t>
            </w:r>
          </w:p>
        </w:tc>
        <w:tc>
          <w:tcPr>
            <w:tcW w:w="1152" w:type="dxa"/>
            <w:tcMar>
              <w:top w:w="80" w:type="dxa"/>
              <w:left w:w="100" w:type="dxa"/>
              <w:bottom w:w="80" w:type="dxa"/>
              <w:right w:w="100" w:type="dxa"/>
            </w:tcMar>
            <w:vAlign w:val="center"/>
          </w:tcPr>
          <w:p w14:paraId="1D94A583"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
          <w:p w14:paraId="6A9E611D" w14:textId="77777777" w:rsidR="00706B03" w:rsidRDefault="00000000">
            <w:r>
              <w:rPr>
                <w:sz w:val="18"/>
              </w:rPr>
              <w:t>Users must locate latest activity quickly.</w:t>
            </w:r>
          </w:p>
        </w:tc>
      </w:tr>
      <w:tr w:rsidR="00706B03" w14:paraId="41206862" w14:textId="77777777">
        <w:trPr>
          <w:jc w:val="center"/>
        </w:trPr>
        <w:tc>
          <w:tcPr>
            <w:tcW w:w="1080" w:type="dxa"/>
            <w:shd w:val="clear" w:color="auto" w:fill="EDF3F9"/>
            <w:tcMar>
              <w:top w:w="80" w:type="dxa"/>
              <w:left w:w="100" w:type="dxa"/>
              <w:bottom w:w="80" w:type="dxa"/>
              <w:right w:w="100" w:type="dxa"/>
            </w:tcMar>
            <w:vAlign w:val="center"/>
          </w:tcPr>
          <w:p w14:paraId="02CE6FC1" w14:textId="77777777" w:rsidR="00706B03" w:rsidRDefault="00000000">
            <w:pPr>
              <w:jc w:val="center"/>
            </w:pPr>
            <w:r>
              <w:rPr>
                <w:sz w:val="18"/>
              </w:rPr>
              <w:t>ACT-04</w:t>
            </w:r>
          </w:p>
        </w:tc>
        <w:tc>
          <w:tcPr>
            <w:tcW w:w="1655" w:type="dxa"/>
            <w:shd w:val="clear" w:color="auto" w:fill="EDF3F9"/>
            <w:tcMar>
              <w:top w:w="80" w:type="dxa"/>
              <w:left w:w="100" w:type="dxa"/>
              <w:bottom w:w="80" w:type="dxa"/>
              <w:right w:w="100" w:type="dxa"/>
            </w:tcMar>
            <w:vAlign w:val="center"/>
          </w:tcPr>
          <w:p w14:paraId="44A1FB22" w14:textId="77777777" w:rsidR="00706B03" w:rsidRDefault="00000000">
            <w:r>
              <w:rPr>
                <w:sz w:val="18"/>
              </w:rPr>
              <w:t>Escalation markers</w:t>
            </w:r>
          </w:p>
        </w:tc>
        <w:tc>
          <w:tcPr>
            <w:tcW w:w="3384" w:type="dxa"/>
            <w:shd w:val="clear" w:color="auto" w:fill="EDF3F9"/>
            <w:tcMar>
              <w:top w:w="80" w:type="dxa"/>
              <w:left w:w="100" w:type="dxa"/>
              <w:bottom w:w="80" w:type="dxa"/>
              <w:right w:w="100" w:type="dxa"/>
            </w:tcMar>
            <w:vAlign w:val="center"/>
          </w:tcPr>
          <w:p w14:paraId="152C0DCA" w14:textId="77777777" w:rsidR="00706B03" w:rsidRDefault="00000000">
            <w:r>
              <w:rPr>
                <w:sz w:val="18"/>
              </w:rPr>
              <w:t>Allow priority or exception flags on activities, e.g., missed nursing check or postponed procedure.</w:t>
            </w:r>
          </w:p>
        </w:tc>
        <w:tc>
          <w:tcPr>
            <w:tcW w:w="2808" w:type="dxa"/>
            <w:shd w:val="clear" w:color="auto" w:fill="EDF3F9"/>
            <w:tcMar>
              <w:top w:w="80" w:type="dxa"/>
              <w:left w:w="100" w:type="dxa"/>
              <w:bottom w:w="80" w:type="dxa"/>
              <w:right w:w="100" w:type="dxa"/>
            </w:tcMar>
            <w:vAlign w:val="center"/>
          </w:tcPr>
          <w:p w14:paraId="5619BEF8" w14:textId="77777777" w:rsidR="00706B03" w:rsidRDefault="00000000">
            <w:r>
              <w:rPr>
                <w:sz w:val="18"/>
              </w:rPr>
              <w:t>Highlighted in timeline and alert center.</w:t>
            </w:r>
          </w:p>
        </w:tc>
        <w:tc>
          <w:tcPr>
            <w:tcW w:w="1152" w:type="dxa"/>
            <w:shd w:val="clear" w:color="auto" w:fill="EDF3F9"/>
            <w:tcMar>
              <w:top w:w="80" w:type="dxa"/>
              <w:left w:w="100" w:type="dxa"/>
              <w:bottom w:w="80" w:type="dxa"/>
              <w:right w:w="100" w:type="dxa"/>
            </w:tcMar>
            <w:vAlign w:val="center"/>
          </w:tcPr>
          <w:p w14:paraId="34C01FF6" w14:textId="77777777" w:rsidR="00706B03" w:rsidRDefault="00000000">
            <w:pPr>
              <w:jc w:val="center"/>
            </w:pPr>
            <w:r>
              <w:rPr>
                <w:sz w:val="18"/>
              </w:rPr>
              <w:t>Recommended</w:t>
            </w:r>
          </w:p>
        </w:tc>
        <w:tc>
          <w:tcPr>
            <w:tcW w:w="1944" w:type="dxa"/>
            <w:shd w:val="clear" w:color="auto" w:fill="EDF3F9"/>
            <w:tcMar>
              <w:top w:w="80" w:type="dxa"/>
              <w:left w:w="100" w:type="dxa"/>
              <w:bottom w:w="80" w:type="dxa"/>
              <w:right w:w="100" w:type="dxa"/>
            </w:tcMar>
            <w:vAlign w:val="center"/>
          </w:tcPr>
          <w:p w14:paraId="49970179" w14:textId="77777777" w:rsidR="00706B03" w:rsidRDefault="00000000">
            <w:r>
              <w:rPr>
                <w:sz w:val="18"/>
              </w:rPr>
              <w:t>Critical exceptions must create alerts.</w:t>
            </w:r>
          </w:p>
        </w:tc>
      </w:tr>
    </w:tbl>
    <w:p w14:paraId="135140E2" w14:textId="77777777" w:rsidR="00706B03" w:rsidRDefault="00706B03"/>
    <w:p w14:paraId="2F32EA4E" w14:textId="77777777" w:rsidR="00706B03" w:rsidRDefault="00000000">
      <w:pPr>
        <w:spacing w:before="200" w:after="120"/>
      </w:pPr>
      <w:r>
        <w:rPr>
          <w:b/>
          <w:color w:val="1F4E79"/>
          <w:sz w:val="32"/>
        </w:rPr>
        <w:t>10. Medication Prescribing and Scheduling Requirements</w:t>
      </w:r>
    </w:p>
    <w:tbl>
      <w:tblPr>
        <w:tblStyle w:val="TableGrid"/>
        <w:tblW w:w="0" w:type="auto"/>
        <w:jc w:val="center"/>
        <w:tblLayout w:type="fixed"/>
        <w:tblLook w:val="04A0" w:firstRow="1" w:lastRow="0" w:firstColumn="1" w:lastColumn="0" w:noHBand="0" w:noVBand="1"/>
      </w:tblPr>
      <w:tblGrid>
        <w:gridCol w:w="1080"/>
        <w:gridCol w:w="1655"/>
        <w:gridCol w:w="3384"/>
        <w:gridCol w:w="2808"/>
        <w:gridCol w:w="1152"/>
        <w:gridCol w:w="1944"/>
      </w:tblGrid>
      <w:tr w:rsidR="00706B03" w14:paraId="27FD0A2D" w14:textId="77777777">
        <w:trPr>
          <w:tblHeader/>
          <w:jc w:val="center"/>
        </w:trPr>
        <w:tc>
          <w:tcPr>
            <w:tcW w:w="1080" w:type="dxa"/>
            <w:shd w:val="clear" w:color="auto" w:fill="1F4E79"/>
            <w:tcMar>
              <w:top w:w="80" w:type="dxa"/>
              <w:left w:w="100" w:type="dxa"/>
              <w:bottom w:w="80" w:type="dxa"/>
              <w:right w:w="100" w:type="dxa"/>
            </w:tcMar>
            <w:vAlign w:val="center"/>
          </w:tcPr>
          <w:p w14:paraId="4F5381C2" w14:textId="77777777" w:rsidR="00706B03" w:rsidRDefault="00000000">
            <w:pPr>
              <w:jc w:val="center"/>
            </w:pPr>
            <w:r>
              <w:rPr>
                <w:b/>
                <w:color w:val="FFFFFF"/>
                <w:sz w:val="18"/>
              </w:rPr>
              <w:t>Req ID</w:t>
            </w:r>
          </w:p>
        </w:tc>
        <w:tc>
          <w:tcPr>
            <w:tcW w:w="1655" w:type="dxa"/>
            <w:shd w:val="clear" w:color="auto" w:fill="1F4E79"/>
            <w:tcMar>
              <w:top w:w="80" w:type="dxa"/>
              <w:left w:w="100" w:type="dxa"/>
              <w:bottom w:w="80" w:type="dxa"/>
              <w:right w:w="100" w:type="dxa"/>
            </w:tcMar>
            <w:vAlign w:val="center"/>
          </w:tcPr>
          <w:p w14:paraId="51A5DDFF" w14:textId="77777777" w:rsidR="00706B03" w:rsidRDefault="00000000">
            <w:pPr>
              <w:jc w:val="center"/>
            </w:pPr>
            <w:r>
              <w:rPr>
                <w:b/>
                <w:color w:val="FFFFFF"/>
                <w:sz w:val="18"/>
              </w:rPr>
              <w:t>Feature</w:t>
            </w:r>
          </w:p>
        </w:tc>
        <w:tc>
          <w:tcPr>
            <w:tcW w:w="3384" w:type="dxa"/>
            <w:shd w:val="clear" w:color="auto" w:fill="1F4E79"/>
            <w:tcMar>
              <w:top w:w="80" w:type="dxa"/>
              <w:left w:w="100" w:type="dxa"/>
              <w:bottom w:w="80" w:type="dxa"/>
              <w:right w:w="100" w:type="dxa"/>
            </w:tcMar>
            <w:vAlign w:val="center"/>
          </w:tcPr>
          <w:p w14:paraId="63425667" w14:textId="77777777" w:rsidR="00706B03" w:rsidRDefault="00000000">
            <w:pPr>
              <w:jc w:val="center"/>
            </w:pPr>
            <w:r>
              <w:rPr>
                <w:b/>
                <w:color w:val="FFFFFF"/>
                <w:sz w:val="18"/>
              </w:rPr>
              <w:t>Requirement detail</w:t>
            </w:r>
          </w:p>
        </w:tc>
        <w:tc>
          <w:tcPr>
            <w:tcW w:w="2808" w:type="dxa"/>
            <w:shd w:val="clear" w:color="auto" w:fill="1F4E79"/>
            <w:tcMar>
              <w:top w:w="80" w:type="dxa"/>
              <w:left w:w="100" w:type="dxa"/>
              <w:bottom w:w="80" w:type="dxa"/>
              <w:right w:w="100" w:type="dxa"/>
            </w:tcMar>
            <w:vAlign w:val="center"/>
          </w:tcPr>
          <w:p w14:paraId="02F9944C" w14:textId="77777777" w:rsidR="00706B03" w:rsidRDefault="00000000">
            <w:pPr>
              <w:jc w:val="center"/>
            </w:pPr>
            <w:r>
              <w:rPr>
                <w:b/>
                <w:color w:val="FFFFFF"/>
                <w:sz w:val="18"/>
              </w:rPr>
              <w:t>UI / Workflow expectations</w:t>
            </w:r>
          </w:p>
        </w:tc>
        <w:tc>
          <w:tcPr>
            <w:tcW w:w="1152" w:type="dxa"/>
            <w:shd w:val="clear" w:color="auto" w:fill="1F4E79"/>
            <w:tcMar>
              <w:top w:w="80" w:type="dxa"/>
              <w:left w:w="100" w:type="dxa"/>
              <w:bottom w:w="80" w:type="dxa"/>
              <w:right w:w="100" w:type="dxa"/>
            </w:tcMar>
            <w:vAlign w:val="center"/>
          </w:tcPr>
          <w:p w14:paraId="3BBAEA25" w14:textId="77777777" w:rsidR="00706B03" w:rsidRDefault="00000000">
            <w:pPr>
              <w:jc w:val="center"/>
            </w:pPr>
            <w:r>
              <w:rPr>
                <w:b/>
                <w:color w:val="FFFFFF"/>
                <w:sz w:val="18"/>
              </w:rPr>
              <w:t>Priority</w:t>
            </w:r>
          </w:p>
        </w:tc>
        <w:tc>
          <w:tcPr>
            <w:tcW w:w="1944" w:type="dxa"/>
            <w:shd w:val="clear" w:color="auto" w:fill="1F4E79"/>
            <w:tcMar>
              <w:top w:w="80" w:type="dxa"/>
              <w:left w:w="100" w:type="dxa"/>
              <w:bottom w:w="80" w:type="dxa"/>
              <w:right w:w="100" w:type="dxa"/>
            </w:tcMar>
            <w:vAlign w:val="center"/>
          </w:tcPr>
          <w:p w14:paraId="0CB572AD" w14:textId="77777777" w:rsidR="00706B03" w:rsidRDefault="00000000">
            <w:pPr>
              <w:jc w:val="center"/>
            </w:pPr>
            <w:r>
              <w:rPr>
                <w:b/>
                <w:color w:val="FFFFFF"/>
                <w:sz w:val="18"/>
              </w:rPr>
              <w:t>Validation / Rules</w:t>
            </w:r>
          </w:p>
        </w:tc>
      </w:tr>
      <w:tr w:rsidR="00706B03" w14:paraId="54B345CD" w14:textId="77777777">
        <w:trPr>
          <w:jc w:val="center"/>
        </w:trPr>
        <w:tc>
          <w:tcPr>
            <w:tcW w:w="1080" w:type="dxa"/>
            <w:tcMar>
              <w:top w:w="80" w:type="dxa"/>
              <w:left w:w="100" w:type="dxa"/>
              <w:bottom w:w="80" w:type="dxa"/>
              <w:right w:w="100" w:type="dxa"/>
            </w:tcMar>
            <w:vAlign w:val="center"/>
          </w:tcPr>
          <w:p w14:paraId="317C2416" w14:textId="77777777" w:rsidR="00706B03" w:rsidRDefault="00000000">
            <w:pPr>
              <w:jc w:val="center"/>
            </w:pPr>
            <w:r>
              <w:rPr>
                <w:sz w:val="18"/>
              </w:rPr>
              <w:t>MED-01</w:t>
            </w:r>
          </w:p>
        </w:tc>
        <w:tc>
          <w:tcPr>
            <w:tcW w:w="1655" w:type="dxa"/>
            <w:tcMar>
              <w:top w:w="80" w:type="dxa"/>
              <w:left w:w="100" w:type="dxa"/>
              <w:bottom w:w="80" w:type="dxa"/>
              <w:right w:w="100" w:type="dxa"/>
            </w:tcMar>
            <w:vAlign w:val="center"/>
          </w:tcPr>
          <w:p w14:paraId="02811B44" w14:textId="77777777" w:rsidR="00706B03" w:rsidRDefault="00000000">
            <w:r>
              <w:rPr>
                <w:sz w:val="18"/>
              </w:rPr>
              <w:t>Prescription entry</w:t>
            </w:r>
          </w:p>
        </w:tc>
        <w:tc>
          <w:tcPr>
            <w:tcW w:w="3384" w:type="dxa"/>
            <w:tcMar>
              <w:top w:w="80" w:type="dxa"/>
              <w:left w:w="100" w:type="dxa"/>
              <w:bottom w:w="80" w:type="dxa"/>
              <w:right w:w="100" w:type="dxa"/>
            </w:tcMar>
            <w:vAlign w:val="center"/>
          </w:tcPr>
          <w:p w14:paraId="2DFFA6D1" w14:textId="77777777" w:rsidR="00706B03" w:rsidRDefault="00000000">
            <w:r>
              <w:rPr>
                <w:sz w:val="18"/>
              </w:rPr>
              <w:t>Capture medicine name, generic name, dose, dosage unit, route, formulation, frequency, purpose, prescribing doctor, start/end dates and instructions.</w:t>
            </w:r>
          </w:p>
        </w:tc>
        <w:tc>
          <w:tcPr>
            <w:tcW w:w="2808" w:type="dxa"/>
            <w:tcMar>
              <w:top w:w="80" w:type="dxa"/>
              <w:left w:w="100" w:type="dxa"/>
              <w:bottom w:w="80" w:type="dxa"/>
              <w:right w:w="100" w:type="dxa"/>
            </w:tcMar>
            <w:vAlign w:val="center"/>
          </w:tcPr>
          <w:p w14:paraId="43AF72B9" w14:textId="77777777" w:rsidR="00706B03" w:rsidRDefault="00000000">
            <w:r>
              <w:rPr>
                <w:sz w:val="18"/>
              </w:rPr>
              <w:t>Medication form with search/autocomplete and structured fields.</w:t>
            </w:r>
          </w:p>
        </w:tc>
        <w:tc>
          <w:tcPr>
            <w:tcW w:w="1152" w:type="dxa"/>
            <w:tcMar>
              <w:top w:w="80" w:type="dxa"/>
              <w:left w:w="100" w:type="dxa"/>
              <w:bottom w:w="80" w:type="dxa"/>
              <w:right w:w="100" w:type="dxa"/>
            </w:tcMar>
            <w:vAlign w:val="center"/>
          </w:tcPr>
          <w:p w14:paraId="3CD10909"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
          <w:p w14:paraId="3A547257" w14:textId="77777777" w:rsidR="00706B03" w:rsidRDefault="00000000">
            <w:r>
              <w:rPr>
                <w:sz w:val="18"/>
              </w:rPr>
              <w:t>Medicine name should map to standardized catalog where possible.</w:t>
            </w:r>
          </w:p>
        </w:tc>
      </w:tr>
      <w:tr w:rsidR="00706B03" w14:paraId="177A7AC1" w14:textId="77777777">
        <w:trPr>
          <w:jc w:val="center"/>
        </w:trPr>
        <w:tc>
          <w:tcPr>
            <w:tcW w:w="1080" w:type="dxa"/>
            <w:shd w:val="clear" w:color="auto" w:fill="EDF3F9"/>
            <w:tcMar>
              <w:top w:w="80" w:type="dxa"/>
              <w:left w:w="100" w:type="dxa"/>
              <w:bottom w:w="80" w:type="dxa"/>
              <w:right w:w="100" w:type="dxa"/>
            </w:tcMar>
            <w:vAlign w:val="center"/>
          </w:tcPr>
          <w:p w14:paraId="7C89AD46" w14:textId="77777777" w:rsidR="00706B03" w:rsidRDefault="00000000">
            <w:pPr>
              <w:jc w:val="center"/>
            </w:pPr>
            <w:r>
              <w:rPr>
                <w:sz w:val="18"/>
              </w:rPr>
              <w:t>MED-02</w:t>
            </w:r>
          </w:p>
        </w:tc>
        <w:tc>
          <w:tcPr>
            <w:tcW w:w="1655" w:type="dxa"/>
            <w:shd w:val="clear" w:color="auto" w:fill="EDF3F9"/>
            <w:tcMar>
              <w:top w:w="80" w:type="dxa"/>
              <w:left w:w="100" w:type="dxa"/>
              <w:bottom w:w="80" w:type="dxa"/>
              <w:right w:w="100" w:type="dxa"/>
            </w:tcMar>
            <w:vAlign w:val="center"/>
          </w:tcPr>
          <w:p w14:paraId="48C95489" w14:textId="77777777" w:rsidR="00706B03" w:rsidRDefault="00000000">
            <w:r>
              <w:rPr>
                <w:sz w:val="18"/>
              </w:rPr>
              <w:t>Time scheduling</w:t>
            </w:r>
          </w:p>
        </w:tc>
        <w:tc>
          <w:tcPr>
            <w:tcW w:w="3384" w:type="dxa"/>
            <w:shd w:val="clear" w:color="auto" w:fill="EDF3F9"/>
            <w:tcMar>
              <w:top w:w="80" w:type="dxa"/>
              <w:left w:w="100" w:type="dxa"/>
              <w:bottom w:w="80" w:type="dxa"/>
              <w:right w:w="100" w:type="dxa"/>
            </w:tcMar>
            <w:vAlign w:val="center"/>
          </w:tcPr>
          <w:p w14:paraId="6EBCDA38" w14:textId="77777777" w:rsidR="00706B03" w:rsidRDefault="00000000">
            <w:r>
              <w:rPr>
                <w:sz w:val="18"/>
              </w:rPr>
              <w:t>Support exact times, morning/afternoon/evening/night grouping, repeat rules and PRN medications.</w:t>
            </w:r>
          </w:p>
        </w:tc>
        <w:tc>
          <w:tcPr>
            <w:tcW w:w="2808" w:type="dxa"/>
            <w:shd w:val="clear" w:color="auto" w:fill="EDF3F9"/>
            <w:tcMar>
              <w:top w:w="80" w:type="dxa"/>
              <w:left w:w="100" w:type="dxa"/>
              <w:bottom w:w="80" w:type="dxa"/>
              <w:right w:w="100" w:type="dxa"/>
            </w:tcMar>
            <w:vAlign w:val="center"/>
          </w:tcPr>
          <w:p w14:paraId="5E0C7700" w14:textId="77777777" w:rsidR="00706B03" w:rsidRDefault="00000000">
            <w:r>
              <w:rPr>
                <w:sz w:val="18"/>
              </w:rPr>
              <w:t>Schedule builder with multiple time rows.</w:t>
            </w:r>
          </w:p>
        </w:tc>
        <w:tc>
          <w:tcPr>
            <w:tcW w:w="1152" w:type="dxa"/>
            <w:shd w:val="clear" w:color="auto" w:fill="EDF3F9"/>
            <w:tcMar>
              <w:top w:w="80" w:type="dxa"/>
              <w:left w:w="100" w:type="dxa"/>
              <w:bottom w:w="80" w:type="dxa"/>
              <w:right w:w="100" w:type="dxa"/>
            </w:tcMar>
            <w:vAlign w:val="center"/>
          </w:tcPr>
          <w:p w14:paraId="1F3E2121" w14:textId="77777777" w:rsidR="00706B03" w:rsidRDefault="00000000">
            <w:pPr>
              <w:jc w:val="center"/>
            </w:pPr>
            <w:r>
              <w:rPr>
                <w:sz w:val="18"/>
              </w:rPr>
              <w:t>Required</w:t>
            </w:r>
          </w:p>
        </w:tc>
        <w:tc>
          <w:tcPr>
            <w:tcW w:w="1944" w:type="dxa"/>
            <w:shd w:val="clear" w:color="auto" w:fill="EDF3F9"/>
            <w:tcMar>
              <w:top w:w="80" w:type="dxa"/>
              <w:left w:w="100" w:type="dxa"/>
              <w:bottom w:w="80" w:type="dxa"/>
              <w:right w:w="100" w:type="dxa"/>
            </w:tcMar>
            <w:vAlign w:val="center"/>
          </w:tcPr>
          <w:p w14:paraId="2D89B892" w14:textId="77777777" w:rsidR="00706B03" w:rsidRDefault="00000000">
            <w:r>
              <w:rPr>
                <w:sz w:val="18"/>
              </w:rPr>
              <w:t>At least one valid schedule or PRN rule required.</w:t>
            </w:r>
          </w:p>
        </w:tc>
      </w:tr>
      <w:tr w:rsidR="00706B03" w14:paraId="2A1A27A1" w14:textId="77777777">
        <w:trPr>
          <w:jc w:val="center"/>
        </w:trPr>
        <w:tc>
          <w:tcPr>
            <w:tcW w:w="1080" w:type="dxa"/>
            <w:tcMar>
              <w:top w:w="80" w:type="dxa"/>
              <w:left w:w="100" w:type="dxa"/>
              <w:bottom w:w="80" w:type="dxa"/>
              <w:right w:w="100" w:type="dxa"/>
            </w:tcMar>
            <w:vAlign w:val="center"/>
          </w:tcPr>
          <w:p w14:paraId="50C3FD0D" w14:textId="77777777" w:rsidR="00706B03" w:rsidRDefault="00000000">
            <w:pPr>
              <w:jc w:val="center"/>
            </w:pPr>
            <w:r>
              <w:rPr>
                <w:sz w:val="18"/>
              </w:rPr>
              <w:t>MED-03</w:t>
            </w:r>
          </w:p>
        </w:tc>
        <w:tc>
          <w:tcPr>
            <w:tcW w:w="1655" w:type="dxa"/>
            <w:tcMar>
              <w:top w:w="80" w:type="dxa"/>
              <w:left w:w="100" w:type="dxa"/>
              <w:bottom w:w="80" w:type="dxa"/>
              <w:right w:w="100" w:type="dxa"/>
            </w:tcMar>
            <w:vAlign w:val="center"/>
          </w:tcPr>
          <w:p w14:paraId="09CFCBBE" w14:textId="77777777" w:rsidR="00706B03" w:rsidRDefault="00000000">
            <w:r>
              <w:rPr>
                <w:sz w:val="18"/>
              </w:rPr>
              <w:t>Food and caution instructions</w:t>
            </w:r>
          </w:p>
        </w:tc>
        <w:tc>
          <w:tcPr>
            <w:tcW w:w="3384" w:type="dxa"/>
            <w:tcMar>
              <w:top w:w="80" w:type="dxa"/>
              <w:left w:w="100" w:type="dxa"/>
              <w:bottom w:w="80" w:type="dxa"/>
              <w:right w:w="100" w:type="dxa"/>
            </w:tcMar>
            <w:vAlign w:val="center"/>
          </w:tcPr>
          <w:p w14:paraId="03C800B5" w14:textId="77777777" w:rsidR="00706B03" w:rsidRDefault="00000000">
            <w:r>
              <w:rPr>
                <w:sz w:val="18"/>
              </w:rPr>
              <w:t>Capture before food/after food/with food/no restriction plus special warnings.</w:t>
            </w:r>
          </w:p>
        </w:tc>
        <w:tc>
          <w:tcPr>
            <w:tcW w:w="2808" w:type="dxa"/>
            <w:tcMar>
              <w:top w:w="80" w:type="dxa"/>
              <w:left w:w="100" w:type="dxa"/>
              <w:bottom w:w="80" w:type="dxa"/>
              <w:right w:w="100" w:type="dxa"/>
            </w:tcMar>
            <w:vAlign w:val="center"/>
          </w:tcPr>
          <w:p w14:paraId="2ACFDA93" w14:textId="77777777" w:rsidR="00706B03" w:rsidRDefault="00000000">
            <w:r>
              <w:rPr>
                <w:sz w:val="18"/>
              </w:rPr>
              <w:t>Dropdown plus free-text note.</w:t>
            </w:r>
          </w:p>
        </w:tc>
        <w:tc>
          <w:tcPr>
            <w:tcW w:w="1152" w:type="dxa"/>
            <w:tcMar>
              <w:top w:w="80" w:type="dxa"/>
              <w:left w:w="100" w:type="dxa"/>
              <w:bottom w:w="80" w:type="dxa"/>
              <w:right w:w="100" w:type="dxa"/>
            </w:tcMar>
            <w:vAlign w:val="center"/>
          </w:tcPr>
          <w:p w14:paraId="0301036F"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
          <w:p w14:paraId="58ED7E7B" w14:textId="77777777" w:rsidR="00706B03" w:rsidRDefault="00000000">
            <w:r>
              <w:rPr>
                <w:sz w:val="18"/>
              </w:rPr>
              <w:t>Patient-visible instruction must be understandable.</w:t>
            </w:r>
          </w:p>
        </w:tc>
      </w:tr>
      <w:tr w:rsidR="00706B03" w14:paraId="64F4710E" w14:textId="77777777">
        <w:trPr>
          <w:jc w:val="center"/>
        </w:trPr>
        <w:tc>
          <w:tcPr>
            <w:tcW w:w="1080" w:type="dxa"/>
            <w:shd w:val="clear" w:color="auto" w:fill="EDF3F9"/>
            <w:tcMar>
              <w:top w:w="80" w:type="dxa"/>
              <w:left w:w="100" w:type="dxa"/>
              <w:bottom w:w="80" w:type="dxa"/>
              <w:right w:w="100" w:type="dxa"/>
            </w:tcMar>
            <w:vAlign w:val="center"/>
          </w:tcPr>
          <w:p w14:paraId="486F0808" w14:textId="77777777" w:rsidR="00706B03" w:rsidRDefault="00000000">
            <w:pPr>
              <w:jc w:val="center"/>
            </w:pPr>
            <w:r>
              <w:rPr>
                <w:sz w:val="18"/>
              </w:rPr>
              <w:t>MED-04</w:t>
            </w:r>
          </w:p>
        </w:tc>
        <w:tc>
          <w:tcPr>
            <w:tcW w:w="1655" w:type="dxa"/>
            <w:shd w:val="clear" w:color="auto" w:fill="EDF3F9"/>
            <w:tcMar>
              <w:top w:w="80" w:type="dxa"/>
              <w:left w:w="100" w:type="dxa"/>
              <w:bottom w:w="80" w:type="dxa"/>
              <w:right w:w="100" w:type="dxa"/>
            </w:tcMar>
            <w:vAlign w:val="center"/>
          </w:tcPr>
          <w:p w14:paraId="6693EBC0" w14:textId="77777777" w:rsidR="00706B03" w:rsidRDefault="00000000">
            <w:r>
              <w:rPr>
                <w:sz w:val="18"/>
              </w:rPr>
              <w:t>Interaction and allergy warnings</w:t>
            </w:r>
          </w:p>
        </w:tc>
        <w:tc>
          <w:tcPr>
            <w:tcW w:w="3384" w:type="dxa"/>
            <w:shd w:val="clear" w:color="auto" w:fill="EDF3F9"/>
            <w:tcMar>
              <w:top w:w="80" w:type="dxa"/>
              <w:left w:w="100" w:type="dxa"/>
              <w:bottom w:w="80" w:type="dxa"/>
              <w:right w:w="100" w:type="dxa"/>
            </w:tcMar>
            <w:vAlign w:val="center"/>
          </w:tcPr>
          <w:p w14:paraId="53C82494" w14:textId="77777777" w:rsidR="00706B03" w:rsidRDefault="00000000">
            <w:r>
              <w:rPr>
                <w:sz w:val="18"/>
              </w:rPr>
              <w:t>System should surface medication-allergy and known interaction warnings where integrated drug data exists.</w:t>
            </w:r>
          </w:p>
        </w:tc>
        <w:tc>
          <w:tcPr>
            <w:tcW w:w="2808" w:type="dxa"/>
            <w:shd w:val="clear" w:color="auto" w:fill="EDF3F9"/>
            <w:tcMar>
              <w:top w:w="80" w:type="dxa"/>
              <w:left w:w="100" w:type="dxa"/>
              <w:bottom w:w="80" w:type="dxa"/>
              <w:right w:w="100" w:type="dxa"/>
            </w:tcMar>
            <w:vAlign w:val="center"/>
          </w:tcPr>
          <w:p w14:paraId="403016F6" w14:textId="77777777" w:rsidR="00706B03" w:rsidRDefault="00000000">
            <w:r>
              <w:rPr>
                <w:sz w:val="18"/>
              </w:rPr>
              <w:t>Non-blocking or blocking alerts based on severity policy.</w:t>
            </w:r>
          </w:p>
        </w:tc>
        <w:tc>
          <w:tcPr>
            <w:tcW w:w="1152" w:type="dxa"/>
            <w:shd w:val="clear" w:color="auto" w:fill="EDF3F9"/>
            <w:tcMar>
              <w:top w:w="80" w:type="dxa"/>
              <w:left w:w="100" w:type="dxa"/>
              <w:bottom w:w="80" w:type="dxa"/>
              <w:right w:w="100" w:type="dxa"/>
            </w:tcMar>
            <w:vAlign w:val="center"/>
          </w:tcPr>
          <w:p w14:paraId="0FEDA300" w14:textId="77777777" w:rsidR="00706B03" w:rsidRDefault="00000000">
            <w:pPr>
              <w:jc w:val="center"/>
            </w:pPr>
            <w:r>
              <w:rPr>
                <w:sz w:val="18"/>
              </w:rPr>
              <w:t>Recommended</w:t>
            </w:r>
          </w:p>
        </w:tc>
        <w:tc>
          <w:tcPr>
            <w:tcW w:w="1944" w:type="dxa"/>
            <w:shd w:val="clear" w:color="auto" w:fill="EDF3F9"/>
            <w:tcMar>
              <w:top w:w="80" w:type="dxa"/>
              <w:left w:w="100" w:type="dxa"/>
              <w:bottom w:w="80" w:type="dxa"/>
              <w:right w:w="100" w:type="dxa"/>
            </w:tcMar>
            <w:vAlign w:val="center"/>
          </w:tcPr>
          <w:p w14:paraId="2A93035B" w14:textId="77777777" w:rsidR="00706B03" w:rsidRDefault="00000000">
            <w:r>
              <w:rPr>
                <w:sz w:val="18"/>
              </w:rPr>
              <w:t>High-severity conflicts require explicit override reason.</w:t>
            </w:r>
          </w:p>
        </w:tc>
      </w:tr>
      <w:tr w:rsidR="00706B03" w14:paraId="0D2B3009" w14:textId="77777777">
        <w:trPr>
          <w:jc w:val="center"/>
        </w:trPr>
        <w:tc>
          <w:tcPr>
            <w:tcW w:w="1080" w:type="dxa"/>
            <w:tcMar>
              <w:top w:w="80" w:type="dxa"/>
              <w:left w:w="100" w:type="dxa"/>
              <w:bottom w:w="80" w:type="dxa"/>
              <w:right w:w="100" w:type="dxa"/>
            </w:tcMar>
            <w:vAlign w:val="center"/>
          </w:tcPr>
          <w:p w14:paraId="10A20C5E" w14:textId="77777777" w:rsidR="00706B03" w:rsidRDefault="00000000">
            <w:pPr>
              <w:jc w:val="center"/>
            </w:pPr>
            <w:r>
              <w:rPr>
                <w:sz w:val="18"/>
              </w:rPr>
              <w:t>MED-05</w:t>
            </w:r>
          </w:p>
        </w:tc>
        <w:tc>
          <w:tcPr>
            <w:tcW w:w="1655" w:type="dxa"/>
            <w:tcMar>
              <w:top w:w="80" w:type="dxa"/>
              <w:left w:w="100" w:type="dxa"/>
              <w:bottom w:w="80" w:type="dxa"/>
              <w:right w:w="100" w:type="dxa"/>
            </w:tcMar>
            <w:vAlign w:val="center"/>
          </w:tcPr>
          <w:p w14:paraId="33C1234D" w14:textId="77777777" w:rsidR="00706B03" w:rsidRDefault="00000000">
            <w:r>
              <w:rPr>
                <w:sz w:val="18"/>
              </w:rPr>
              <w:t>Change history</w:t>
            </w:r>
          </w:p>
        </w:tc>
        <w:tc>
          <w:tcPr>
            <w:tcW w:w="3384" w:type="dxa"/>
            <w:tcMar>
              <w:top w:w="80" w:type="dxa"/>
              <w:left w:w="100" w:type="dxa"/>
              <w:bottom w:w="80" w:type="dxa"/>
              <w:right w:w="100" w:type="dxa"/>
            </w:tcMar>
            <w:vAlign w:val="center"/>
          </w:tcPr>
          <w:p w14:paraId="137420CF" w14:textId="77777777" w:rsidR="00706B03" w:rsidRDefault="00000000">
            <w:r>
              <w:rPr>
                <w:sz w:val="18"/>
              </w:rPr>
              <w:t>Track edits, discontinuation, replacement and pause/resume history.</w:t>
            </w:r>
          </w:p>
        </w:tc>
        <w:tc>
          <w:tcPr>
            <w:tcW w:w="2808" w:type="dxa"/>
            <w:tcMar>
              <w:top w:w="80" w:type="dxa"/>
              <w:left w:w="100" w:type="dxa"/>
              <w:bottom w:w="80" w:type="dxa"/>
              <w:right w:w="100" w:type="dxa"/>
            </w:tcMar>
            <w:vAlign w:val="center"/>
          </w:tcPr>
          <w:p w14:paraId="691B64E3" w14:textId="77777777" w:rsidR="00706B03" w:rsidRDefault="00000000">
            <w:r>
              <w:rPr>
                <w:sz w:val="18"/>
              </w:rPr>
              <w:t>Medication timeline or audit drawer.</w:t>
            </w:r>
          </w:p>
        </w:tc>
        <w:tc>
          <w:tcPr>
            <w:tcW w:w="1152" w:type="dxa"/>
            <w:tcMar>
              <w:top w:w="80" w:type="dxa"/>
              <w:left w:w="100" w:type="dxa"/>
              <w:bottom w:w="80" w:type="dxa"/>
              <w:right w:w="100" w:type="dxa"/>
            </w:tcMar>
            <w:vAlign w:val="center"/>
          </w:tcPr>
          <w:p w14:paraId="5AFA4170"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
          <w:p w14:paraId="4DAD51E2" w14:textId="77777777" w:rsidR="00706B03" w:rsidRDefault="00000000">
            <w:r>
              <w:rPr>
                <w:sz w:val="18"/>
              </w:rPr>
              <w:t>No hard delete for active or historical prescriptions.</w:t>
            </w:r>
          </w:p>
        </w:tc>
      </w:tr>
    </w:tbl>
    <w:p w14:paraId="4CDE7015" w14:textId="77777777" w:rsidR="00706B03" w:rsidRDefault="00706B03"/>
    <w:p w14:paraId="0C7EB2EB" w14:textId="77777777" w:rsidR="00706B03" w:rsidRDefault="00000000">
      <w:pPr>
        <w:spacing w:before="200" w:after="120"/>
      </w:pPr>
      <w:r>
        <w:rPr>
          <w:b/>
          <w:color w:val="1F4E79"/>
          <w:sz w:val="32"/>
        </w:rPr>
        <w:t>11. Medication Administration Log Requirements</w:t>
      </w:r>
    </w:p>
    <w:tbl>
      <w:tblPr>
        <w:tblStyle w:val="TableGrid"/>
        <w:tblW w:w="0" w:type="auto"/>
        <w:jc w:val="center"/>
        <w:tblLayout w:type="fixed"/>
        <w:tblLook w:val="04A0" w:firstRow="1" w:lastRow="0" w:firstColumn="1" w:lastColumn="0" w:noHBand="0" w:noVBand="1"/>
      </w:tblPr>
      <w:tblGrid>
        <w:gridCol w:w="1080"/>
        <w:gridCol w:w="1655"/>
        <w:gridCol w:w="3384"/>
        <w:gridCol w:w="2808"/>
        <w:gridCol w:w="1152"/>
        <w:gridCol w:w="1944"/>
      </w:tblGrid>
      <w:tr w:rsidR="00706B03" w14:paraId="6FEC8414" w14:textId="77777777">
        <w:trPr>
          <w:tblHeader/>
          <w:jc w:val="center"/>
        </w:trPr>
        <w:tc>
          <w:tcPr>
            <w:tcW w:w="1080" w:type="dxa"/>
            <w:shd w:val="clear" w:color="auto" w:fill="1F4E79"/>
            <w:tcMar>
              <w:top w:w="80" w:type="dxa"/>
              <w:left w:w="100" w:type="dxa"/>
              <w:bottom w:w="80" w:type="dxa"/>
              <w:right w:w="100" w:type="dxa"/>
            </w:tcMar>
            <w:vAlign w:val="center"/>
          </w:tcPr>
          <w:p w14:paraId="73A29A50" w14:textId="77777777" w:rsidR="00706B03" w:rsidRDefault="00000000">
            <w:pPr>
              <w:jc w:val="center"/>
            </w:pPr>
            <w:r>
              <w:rPr>
                <w:b/>
                <w:color w:val="FFFFFF"/>
                <w:sz w:val="18"/>
              </w:rPr>
              <w:t>Req ID</w:t>
            </w:r>
          </w:p>
        </w:tc>
        <w:tc>
          <w:tcPr>
            <w:tcW w:w="1655" w:type="dxa"/>
            <w:shd w:val="clear" w:color="auto" w:fill="1F4E79"/>
            <w:tcMar>
              <w:top w:w="80" w:type="dxa"/>
              <w:left w:w="100" w:type="dxa"/>
              <w:bottom w:w="80" w:type="dxa"/>
              <w:right w:w="100" w:type="dxa"/>
            </w:tcMar>
            <w:vAlign w:val="center"/>
          </w:tcPr>
          <w:p w14:paraId="4006F110" w14:textId="77777777" w:rsidR="00706B03" w:rsidRDefault="00000000">
            <w:pPr>
              <w:jc w:val="center"/>
            </w:pPr>
            <w:r>
              <w:rPr>
                <w:b/>
                <w:color w:val="FFFFFF"/>
                <w:sz w:val="18"/>
              </w:rPr>
              <w:t>Feature</w:t>
            </w:r>
          </w:p>
        </w:tc>
        <w:tc>
          <w:tcPr>
            <w:tcW w:w="3384" w:type="dxa"/>
            <w:shd w:val="clear" w:color="auto" w:fill="1F4E79"/>
            <w:tcMar>
              <w:top w:w="80" w:type="dxa"/>
              <w:left w:w="100" w:type="dxa"/>
              <w:bottom w:w="80" w:type="dxa"/>
              <w:right w:w="100" w:type="dxa"/>
            </w:tcMar>
            <w:vAlign w:val="center"/>
          </w:tcPr>
          <w:p w14:paraId="655AD258" w14:textId="77777777" w:rsidR="00706B03" w:rsidRDefault="00000000">
            <w:pPr>
              <w:jc w:val="center"/>
            </w:pPr>
            <w:r>
              <w:rPr>
                <w:b/>
                <w:color w:val="FFFFFF"/>
                <w:sz w:val="18"/>
              </w:rPr>
              <w:t>Requirement detail</w:t>
            </w:r>
          </w:p>
        </w:tc>
        <w:tc>
          <w:tcPr>
            <w:tcW w:w="2808" w:type="dxa"/>
            <w:shd w:val="clear" w:color="auto" w:fill="1F4E79"/>
            <w:tcMar>
              <w:top w:w="80" w:type="dxa"/>
              <w:left w:w="100" w:type="dxa"/>
              <w:bottom w:w="80" w:type="dxa"/>
              <w:right w:w="100" w:type="dxa"/>
            </w:tcMar>
            <w:vAlign w:val="center"/>
          </w:tcPr>
          <w:p w14:paraId="68446A82" w14:textId="77777777" w:rsidR="00706B03" w:rsidRDefault="00000000">
            <w:pPr>
              <w:jc w:val="center"/>
            </w:pPr>
            <w:r>
              <w:rPr>
                <w:b/>
                <w:color w:val="FFFFFF"/>
                <w:sz w:val="18"/>
              </w:rPr>
              <w:t>UI / Workflow expectations</w:t>
            </w:r>
          </w:p>
        </w:tc>
        <w:tc>
          <w:tcPr>
            <w:tcW w:w="1152" w:type="dxa"/>
            <w:shd w:val="clear" w:color="auto" w:fill="1F4E79"/>
            <w:tcMar>
              <w:top w:w="80" w:type="dxa"/>
              <w:left w:w="100" w:type="dxa"/>
              <w:bottom w:w="80" w:type="dxa"/>
              <w:right w:w="100" w:type="dxa"/>
            </w:tcMar>
            <w:vAlign w:val="center"/>
          </w:tcPr>
          <w:p w14:paraId="23B6F6B0" w14:textId="77777777" w:rsidR="00706B03" w:rsidRDefault="00000000">
            <w:pPr>
              <w:jc w:val="center"/>
            </w:pPr>
            <w:r>
              <w:rPr>
                <w:b/>
                <w:color w:val="FFFFFF"/>
                <w:sz w:val="18"/>
              </w:rPr>
              <w:t>Priority</w:t>
            </w:r>
          </w:p>
        </w:tc>
        <w:tc>
          <w:tcPr>
            <w:tcW w:w="1944" w:type="dxa"/>
            <w:shd w:val="clear" w:color="auto" w:fill="1F4E79"/>
            <w:tcMar>
              <w:top w:w="80" w:type="dxa"/>
              <w:left w:w="100" w:type="dxa"/>
              <w:bottom w:w="80" w:type="dxa"/>
              <w:right w:w="100" w:type="dxa"/>
            </w:tcMar>
            <w:vAlign w:val="center"/>
          </w:tcPr>
          <w:p w14:paraId="3D228246" w14:textId="77777777" w:rsidR="00706B03" w:rsidRDefault="00000000">
            <w:pPr>
              <w:jc w:val="center"/>
            </w:pPr>
            <w:r>
              <w:rPr>
                <w:b/>
                <w:color w:val="FFFFFF"/>
                <w:sz w:val="18"/>
              </w:rPr>
              <w:t>Validation / Rules</w:t>
            </w:r>
          </w:p>
        </w:tc>
      </w:tr>
      <w:tr w:rsidR="00706B03" w14:paraId="2EB2066A" w14:textId="77777777">
        <w:trPr>
          <w:jc w:val="center"/>
        </w:trPr>
        <w:tc>
          <w:tcPr>
            <w:tcW w:w="1080" w:type="dxa"/>
            <w:tcMar>
              <w:top w:w="80" w:type="dxa"/>
              <w:left w:w="100" w:type="dxa"/>
              <w:bottom w:w="80" w:type="dxa"/>
              <w:right w:w="100" w:type="dxa"/>
            </w:tcMar>
            <w:vAlign w:val="center"/>
          </w:tcPr>
          <w:p w14:paraId="5F93EC7F" w14:textId="77777777" w:rsidR="00706B03" w:rsidRDefault="00000000">
            <w:pPr>
              <w:jc w:val="center"/>
            </w:pPr>
            <w:r>
              <w:rPr>
                <w:sz w:val="18"/>
              </w:rPr>
              <w:t>MAR-01</w:t>
            </w:r>
          </w:p>
        </w:tc>
        <w:tc>
          <w:tcPr>
            <w:tcW w:w="1655" w:type="dxa"/>
            <w:tcMar>
              <w:top w:w="80" w:type="dxa"/>
              <w:left w:w="100" w:type="dxa"/>
              <w:bottom w:w="80" w:type="dxa"/>
              <w:right w:w="100" w:type="dxa"/>
            </w:tcMar>
            <w:vAlign w:val="center"/>
          </w:tcPr>
          <w:p w14:paraId="48E4C071" w14:textId="77777777" w:rsidR="00706B03" w:rsidRDefault="00000000">
            <w:r>
              <w:rPr>
                <w:sz w:val="18"/>
              </w:rPr>
              <w:t>Administration events</w:t>
            </w:r>
          </w:p>
        </w:tc>
        <w:tc>
          <w:tcPr>
            <w:tcW w:w="3384" w:type="dxa"/>
            <w:tcMar>
              <w:top w:w="80" w:type="dxa"/>
              <w:left w:w="100" w:type="dxa"/>
              <w:bottom w:w="80" w:type="dxa"/>
              <w:right w:w="100" w:type="dxa"/>
            </w:tcMar>
            <w:vAlign w:val="center"/>
          </w:tcPr>
          <w:p w14:paraId="0AB79601" w14:textId="77777777" w:rsidR="00706B03" w:rsidRDefault="00000000">
            <w:r>
              <w:rPr>
                <w:sz w:val="18"/>
              </w:rPr>
              <w:t xml:space="preserve">Nurses or authorized users shall mark medication as administered, skipped, </w:t>
            </w:r>
            <w:r>
              <w:rPr>
                <w:sz w:val="18"/>
              </w:rPr>
              <w:lastRenderedPageBreak/>
              <w:t>refused, delayed or unavailable.</w:t>
            </w:r>
          </w:p>
        </w:tc>
        <w:tc>
          <w:tcPr>
            <w:tcW w:w="2808" w:type="dxa"/>
            <w:tcMar>
              <w:top w:w="80" w:type="dxa"/>
              <w:left w:w="100" w:type="dxa"/>
              <w:bottom w:w="80" w:type="dxa"/>
              <w:right w:w="100" w:type="dxa"/>
            </w:tcMar>
            <w:vAlign w:val="center"/>
          </w:tcPr>
          <w:p w14:paraId="40026DDE" w14:textId="77777777" w:rsidR="00706B03" w:rsidRDefault="00000000">
            <w:r>
              <w:rPr>
                <w:sz w:val="18"/>
              </w:rPr>
              <w:lastRenderedPageBreak/>
              <w:t>Quick action controls from the medication schedule.</w:t>
            </w:r>
          </w:p>
        </w:tc>
        <w:tc>
          <w:tcPr>
            <w:tcW w:w="1152" w:type="dxa"/>
            <w:tcMar>
              <w:top w:w="80" w:type="dxa"/>
              <w:left w:w="100" w:type="dxa"/>
              <w:bottom w:w="80" w:type="dxa"/>
              <w:right w:w="100" w:type="dxa"/>
            </w:tcMar>
            <w:vAlign w:val="center"/>
          </w:tcPr>
          <w:p w14:paraId="383DBEC2"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
          <w:p w14:paraId="33CBDB8A" w14:textId="77777777" w:rsidR="00706B03" w:rsidRDefault="00000000">
            <w:r>
              <w:rPr>
                <w:sz w:val="18"/>
              </w:rPr>
              <w:t>Action must capture timestamp and user.</w:t>
            </w:r>
          </w:p>
        </w:tc>
      </w:tr>
      <w:tr w:rsidR="00706B03" w14:paraId="349A9ED4" w14:textId="77777777">
        <w:trPr>
          <w:jc w:val="center"/>
        </w:trPr>
        <w:tc>
          <w:tcPr>
            <w:tcW w:w="1080" w:type="dxa"/>
            <w:shd w:val="clear" w:color="auto" w:fill="EDF3F9"/>
            <w:tcMar>
              <w:top w:w="80" w:type="dxa"/>
              <w:left w:w="100" w:type="dxa"/>
              <w:bottom w:w="80" w:type="dxa"/>
              <w:right w:w="100" w:type="dxa"/>
            </w:tcMar>
            <w:vAlign w:val="center"/>
          </w:tcPr>
          <w:p w14:paraId="7EACDCB5" w14:textId="77777777" w:rsidR="00706B03" w:rsidRDefault="00000000">
            <w:pPr>
              <w:jc w:val="center"/>
            </w:pPr>
            <w:r>
              <w:rPr>
                <w:sz w:val="18"/>
              </w:rPr>
              <w:t>MAR-02</w:t>
            </w:r>
          </w:p>
        </w:tc>
        <w:tc>
          <w:tcPr>
            <w:tcW w:w="1655" w:type="dxa"/>
            <w:shd w:val="clear" w:color="auto" w:fill="EDF3F9"/>
            <w:tcMar>
              <w:top w:w="80" w:type="dxa"/>
              <w:left w:w="100" w:type="dxa"/>
              <w:bottom w:w="80" w:type="dxa"/>
              <w:right w:w="100" w:type="dxa"/>
            </w:tcMar>
            <w:vAlign w:val="center"/>
          </w:tcPr>
          <w:p w14:paraId="489C018A" w14:textId="77777777" w:rsidR="00706B03" w:rsidRDefault="00000000">
            <w:r>
              <w:rPr>
                <w:sz w:val="18"/>
              </w:rPr>
              <w:t>Reason capture</w:t>
            </w:r>
          </w:p>
        </w:tc>
        <w:tc>
          <w:tcPr>
            <w:tcW w:w="3384" w:type="dxa"/>
            <w:shd w:val="clear" w:color="auto" w:fill="EDF3F9"/>
            <w:tcMar>
              <w:top w:w="80" w:type="dxa"/>
              <w:left w:w="100" w:type="dxa"/>
              <w:bottom w:w="80" w:type="dxa"/>
              <w:right w:w="100" w:type="dxa"/>
            </w:tcMar>
            <w:vAlign w:val="center"/>
          </w:tcPr>
          <w:p w14:paraId="23F3F9A7" w14:textId="77777777" w:rsidR="00706B03" w:rsidRDefault="00000000">
            <w:r>
              <w:rPr>
                <w:sz w:val="18"/>
              </w:rPr>
              <w:t>Skipped, delayed or refused medication requires reason text or coded reason.</w:t>
            </w:r>
          </w:p>
        </w:tc>
        <w:tc>
          <w:tcPr>
            <w:tcW w:w="2808" w:type="dxa"/>
            <w:shd w:val="clear" w:color="auto" w:fill="EDF3F9"/>
            <w:tcMar>
              <w:top w:w="80" w:type="dxa"/>
              <w:left w:w="100" w:type="dxa"/>
              <w:bottom w:w="80" w:type="dxa"/>
              <w:right w:w="100" w:type="dxa"/>
            </w:tcMar>
            <w:vAlign w:val="center"/>
          </w:tcPr>
          <w:p w14:paraId="61BD526F" w14:textId="77777777" w:rsidR="00706B03" w:rsidRDefault="00000000">
            <w:r>
              <w:rPr>
                <w:sz w:val="18"/>
              </w:rPr>
              <w:t>Prompt appears when exception status selected.</w:t>
            </w:r>
          </w:p>
        </w:tc>
        <w:tc>
          <w:tcPr>
            <w:tcW w:w="1152" w:type="dxa"/>
            <w:shd w:val="clear" w:color="auto" w:fill="EDF3F9"/>
            <w:tcMar>
              <w:top w:w="80" w:type="dxa"/>
              <w:left w:w="100" w:type="dxa"/>
              <w:bottom w:w="80" w:type="dxa"/>
              <w:right w:w="100" w:type="dxa"/>
            </w:tcMar>
            <w:vAlign w:val="center"/>
          </w:tcPr>
          <w:p w14:paraId="37105334" w14:textId="77777777" w:rsidR="00706B03" w:rsidRDefault="00000000">
            <w:pPr>
              <w:jc w:val="center"/>
            </w:pPr>
            <w:r>
              <w:rPr>
                <w:sz w:val="18"/>
              </w:rPr>
              <w:t>Required</w:t>
            </w:r>
          </w:p>
        </w:tc>
        <w:tc>
          <w:tcPr>
            <w:tcW w:w="1944" w:type="dxa"/>
            <w:shd w:val="clear" w:color="auto" w:fill="EDF3F9"/>
            <w:tcMar>
              <w:top w:w="80" w:type="dxa"/>
              <w:left w:w="100" w:type="dxa"/>
              <w:bottom w:w="80" w:type="dxa"/>
              <w:right w:w="100" w:type="dxa"/>
            </w:tcMar>
            <w:vAlign w:val="center"/>
          </w:tcPr>
          <w:p w14:paraId="0854B46E" w14:textId="77777777" w:rsidR="00706B03" w:rsidRDefault="00000000">
            <w:r>
              <w:rPr>
                <w:sz w:val="18"/>
              </w:rPr>
              <w:t>Exception reasons become auditable.</w:t>
            </w:r>
          </w:p>
        </w:tc>
      </w:tr>
      <w:tr w:rsidR="00706B03" w14:paraId="176C81E8" w14:textId="77777777">
        <w:trPr>
          <w:jc w:val="center"/>
        </w:trPr>
        <w:tc>
          <w:tcPr>
            <w:tcW w:w="1080" w:type="dxa"/>
            <w:tcMar>
              <w:top w:w="80" w:type="dxa"/>
              <w:left w:w="100" w:type="dxa"/>
              <w:bottom w:w="80" w:type="dxa"/>
              <w:right w:w="100" w:type="dxa"/>
            </w:tcMar>
            <w:vAlign w:val="center"/>
          </w:tcPr>
          <w:p w14:paraId="2ACBEDB4" w14:textId="77777777" w:rsidR="00706B03" w:rsidRDefault="00000000">
            <w:pPr>
              <w:jc w:val="center"/>
            </w:pPr>
            <w:r>
              <w:rPr>
                <w:sz w:val="18"/>
              </w:rPr>
              <w:t>MAR-03</w:t>
            </w:r>
          </w:p>
        </w:tc>
        <w:tc>
          <w:tcPr>
            <w:tcW w:w="1655" w:type="dxa"/>
            <w:tcMar>
              <w:top w:w="80" w:type="dxa"/>
              <w:left w:w="100" w:type="dxa"/>
              <w:bottom w:w="80" w:type="dxa"/>
              <w:right w:w="100" w:type="dxa"/>
            </w:tcMar>
            <w:vAlign w:val="center"/>
          </w:tcPr>
          <w:p w14:paraId="6C6ADF31" w14:textId="77777777" w:rsidR="00706B03" w:rsidRDefault="00000000">
            <w:r>
              <w:rPr>
                <w:sz w:val="18"/>
              </w:rPr>
              <w:t>Due and overdue monitoring</w:t>
            </w:r>
          </w:p>
        </w:tc>
        <w:tc>
          <w:tcPr>
            <w:tcW w:w="3384" w:type="dxa"/>
            <w:tcMar>
              <w:top w:w="80" w:type="dxa"/>
              <w:left w:w="100" w:type="dxa"/>
              <w:bottom w:w="80" w:type="dxa"/>
              <w:right w:w="100" w:type="dxa"/>
            </w:tcMar>
            <w:vAlign w:val="center"/>
          </w:tcPr>
          <w:p w14:paraId="5B013B9B" w14:textId="77777777" w:rsidR="00706B03" w:rsidRDefault="00000000">
            <w:r>
              <w:rPr>
                <w:sz w:val="18"/>
              </w:rPr>
              <w:t>System shall flag due, upcoming and overdue administrations.</w:t>
            </w:r>
          </w:p>
        </w:tc>
        <w:tc>
          <w:tcPr>
            <w:tcW w:w="2808" w:type="dxa"/>
            <w:tcMar>
              <w:top w:w="80" w:type="dxa"/>
              <w:left w:w="100" w:type="dxa"/>
              <w:bottom w:w="80" w:type="dxa"/>
              <w:right w:w="100" w:type="dxa"/>
            </w:tcMar>
            <w:vAlign w:val="center"/>
          </w:tcPr>
          <w:p w14:paraId="59589D39" w14:textId="77777777" w:rsidR="00706B03" w:rsidRDefault="00000000">
            <w:r>
              <w:rPr>
                <w:sz w:val="18"/>
              </w:rPr>
              <w:t>Color-coded medication worklist.</w:t>
            </w:r>
          </w:p>
        </w:tc>
        <w:tc>
          <w:tcPr>
            <w:tcW w:w="1152" w:type="dxa"/>
            <w:tcMar>
              <w:top w:w="80" w:type="dxa"/>
              <w:left w:w="100" w:type="dxa"/>
              <w:bottom w:w="80" w:type="dxa"/>
              <w:right w:w="100" w:type="dxa"/>
            </w:tcMar>
            <w:vAlign w:val="center"/>
          </w:tcPr>
          <w:p w14:paraId="37946D79"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
          <w:p w14:paraId="543885A9" w14:textId="77777777" w:rsidR="00706B03" w:rsidRDefault="00000000">
            <w:r>
              <w:rPr>
                <w:sz w:val="18"/>
              </w:rPr>
              <w:t>Overdue events should feed dashboard alerts.</w:t>
            </w:r>
          </w:p>
        </w:tc>
      </w:tr>
    </w:tbl>
    <w:p w14:paraId="38C06F22" w14:textId="77777777" w:rsidR="00706B03" w:rsidRDefault="00706B03"/>
    <w:p w14:paraId="49743AA0" w14:textId="77777777" w:rsidR="00706B03" w:rsidRDefault="00000000">
      <w:pPr>
        <w:spacing w:before="200" w:after="120"/>
      </w:pPr>
      <w:r>
        <w:rPr>
          <w:b/>
          <w:color w:val="1F4E79"/>
          <w:sz w:val="32"/>
        </w:rPr>
        <w:t>12. Diagnostics, Reports and Result Publication Requirements</w:t>
      </w:r>
    </w:p>
    <w:tbl>
      <w:tblPr>
        <w:tblStyle w:val="TableGrid"/>
        <w:tblW w:w="0" w:type="auto"/>
        <w:jc w:val="center"/>
        <w:tblLayout w:type="fixed"/>
        <w:tblLook w:val="04A0" w:firstRow="1" w:lastRow="0" w:firstColumn="1" w:lastColumn="0" w:noHBand="0" w:noVBand="1"/>
      </w:tblPr>
      <w:tblGrid>
        <w:gridCol w:w="1080"/>
        <w:gridCol w:w="1655"/>
        <w:gridCol w:w="3384"/>
        <w:gridCol w:w="2808"/>
        <w:gridCol w:w="1152"/>
        <w:gridCol w:w="1944"/>
      </w:tblGrid>
      <w:tr w:rsidR="00706B03" w14:paraId="5BB1BB44" w14:textId="77777777">
        <w:trPr>
          <w:tblHeader/>
          <w:jc w:val="center"/>
        </w:trPr>
        <w:tc>
          <w:tcPr>
            <w:tcW w:w="1080" w:type="dxa"/>
            <w:shd w:val="clear" w:color="auto" w:fill="1F4E79"/>
            <w:tcMar>
              <w:top w:w="80" w:type="dxa"/>
              <w:left w:w="100" w:type="dxa"/>
              <w:bottom w:w="80" w:type="dxa"/>
              <w:right w:w="100" w:type="dxa"/>
            </w:tcMar>
            <w:vAlign w:val="center"/>
          </w:tcPr>
          <w:p w14:paraId="0AF9ECB6" w14:textId="77777777" w:rsidR="00706B03" w:rsidRDefault="00000000">
            <w:pPr>
              <w:jc w:val="center"/>
            </w:pPr>
            <w:r>
              <w:rPr>
                <w:b/>
                <w:color w:val="FFFFFF"/>
                <w:sz w:val="18"/>
              </w:rPr>
              <w:t>Req ID</w:t>
            </w:r>
          </w:p>
        </w:tc>
        <w:tc>
          <w:tcPr>
            <w:tcW w:w="1655" w:type="dxa"/>
            <w:shd w:val="clear" w:color="auto" w:fill="1F4E79"/>
            <w:tcMar>
              <w:top w:w="80" w:type="dxa"/>
              <w:left w:w="100" w:type="dxa"/>
              <w:bottom w:w="80" w:type="dxa"/>
              <w:right w:w="100" w:type="dxa"/>
            </w:tcMar>
            <w:vAlign w:val="center"/>
          </w:tcPr>
          <w:p w14:paraId="30FABAC4" w14:textId="77777777" w:rsidR="00706B03" w:rsidRDefault="00000000">
            <w:pPr>
              <w:jc w:val="center"/>
            </w:pPr>
            <w:r>
              <w:rPr>
                <w:b/>
                <w:color w:val="FFFFFF"/>
                <w:sz w:val="18"/>
              </w:rPr>
              <w:t>Feature</w:t>
            </w:r>
          </w:p>
        </w:tc>
        <w:tc>
          <w:tcPr>
            <w:tcW w:w="3384" w:type="dxa"/>
            <w:shd w:val="clear" w:color="auto" w:fill="1F4E79"/>
            <w:tcMar>
              <w:top w:w="80" w:type="dxa"/>
              <w:left w:w="100" w:type="dxa"/>
              <w:bottom w:w="80" w:type="dxa"/>
              <w:right w:w="100" w:type="dxa"/>
            </w:tcMar>
            <w:vAlign w:val="center"/>
          </w:tcPr>
          <w:p w14:paraId="1DDBB0F8" w14:textId="77777777" w:rsidR="00706B03" w:rsidRDefault="00000000">
            <w:pPr>
              <w:jc w:val="center"/>
            </w:pPr>
            <w:r>
              <w:rPr>
                <w:b/>
                <w:color w:val="FFFFFF"/>
                <w:sz w:val="18"/>
              </w:rPr>
              <w:t>Requirement detail</w:t>
            </w:r>
          </w:p>
        </w:tc>
        <w:tc>
          <w:tcPr>
            <w:tcW w:w="2808" w:type="dxa"/>
            <w:shd w:val="clear" w:color="auto" w:fill="1F4E79"/>
            <w:tcMar>
              <w:top w:w="80" w:type="dxa"/>
              <w:left w:w="100" w:type="dxa"/>
              <w:bottom w:w="80" w:type="dxa"/>
              <w:right w:w="100" w:type="dxa"/>
            </w:tcMar>
            <w:vAlign w:val="center"/>
          </w:tcPr>
          <w:p w14:paraId="1020E3AD" w14:textId="77777777" w:rsidR="00706B03" w:rsidRDefault="00000000">
            <w:pPr>
              <w:jc w:val="center"/>
            </w:pPr>
            <w:r>
              <w:rPr>
                <w:b/>
                <w:color w:val="FFFFFF"/>
                <w:sz w:val="18"/>
              </w:rPr>
              <w:t>UI / Workflow expectations</w:t>
            </w:r>
          </w:p>
        </w:tc>
        <w:tc>
          <w:tcPr>
            <w:tcW w:w="1152" w:type="dxa"/>
            <w:shd w:val="clear" w:color="auto" w:fill="1F4E79"/>
            <w:tcMar>
              <w:top w:w="80" w:type="dxa"/>
              <w:left w:w="100" w:type="dxa"/>
              <w:bottom w:w="80" w:type="dxa"/>
              <w:right w:w="100" w:type="dxa"/>
            </w:tcMar>
            <w:vAlign w:val="center"/>
          </w:tcPr>
          <w:p w14:paraId="58CB258F" w14:textId="77777777" w:rsidR="00706B03" w:rsidRDefault="00000000">
            <w:pPr>
              <w:jc w:val="center"/>
            </w:pPr>
            <w:r>
              <w:rPr>
                <w:b/>
                <w:color w:val="FFFFFF"/>
                <w:sz w:val="18"/>
              </w:rPr>
              <w:t>Priority</w:t>
            </w:r>
          </w:p>
        </w:tc>
        <w:tc>
          <w:tcPr>
            <w:tcW w:w="1944" w:type="dxa"/>
            <w:shd w:val="clear" w:color="auto" w:fill="1F4E79"/>
            <w:tcMar>
              <w:top w:w="80" w:type="dxa"/>
              <w:left w:w="100" w:type="dxa"/>
              <w:bottom w:w="80" w:type="dxa"/>
              <w:right w:w="100" w:type="dxa"/>
            </w:tcMar>
            <w:vAlign w:val="center"/>
          </w:tcPr>
          <w:p w14:paraId="046CC442" w14:textId="77777777" w:rsidR="00706B03" w:rsidRDefault="00000000">
            <w:pPr>
              <w:jc w:val="center"/>
            </w:pPr>
            <w:r>
              <w:rPr>
                <w:b/>
                <w:color w:val="FFFFFF"/>
                <w:sz w:val="18"/>
              </w:rPr>
              <w:t>Validation / Rules</w:t>
            </w:r>
          </w:p>
        </w:tc>
      </w:tr>
      <w:tr w:rsidR="00706B03" w14:paraId="361A8259" w14:textId="77777777">
        <w:trPr>
          <w:jc w:val="center"/>
        </w:trPr>
        <w:tc>
          <w:tcPr>
            <w:tcW w:w="1080" w:type="dxa"/>
            <w:tcMar>
              <w:top w:w="80" w:type="dxa"/>
              <w:left w:w="100" w:type="dxa"/>
              <w:bottom w:w="80" w:type="dxa"/>
              <w:right w:w="100" w:type="dxa"/>
            </w:tcMar>
            <w:vAlign w:val="center"/>
          </w:tcPr>
          <w:p w14:paraId="4C6A0EBF" w14:textId="77777777" w:rsidR="00706B03" w:rsidRDefault="00000000">
            <w:pPr>
              <w:jc w:val="center"/>
            </w:pPr>
            <w:r>
              <w:rPr>
                <w:sz w:val="18"/>
              </w:rPr>
              <w:t>REP-01</w:t>
            </w:r>
          </w:p>
        </w:tc>
        <w:tc>
          <w:tcPr>
            <w:tcW w:w="1655" w:type="dxa"/>
            <w:tcMar>
              <w:top w:w="80" w:type="dxa"/>
              <w:left w:w="100" w:type="dxa"/>
              <w:bottom w:w="80" w:type="dxa"/>
              <w:right w:w="100" w:type="dxa"/>
            </w:tcMar>
            <w:vAlign w:val="center"/>
          </w:tcPr>
          <w:p w14:paraId="1BC49692" w14:textId="77777777" w:rsidR="00706B03" w:rsidRDefault="00000000">
            <w:r>
              <w:rPr>
                <w:sz w:val="18"/>
              </w:rPr>
              <w:t>Order and schedule tests</w:t>
            </w:r>
          </w:p>
        </w:tc>
        <w:tc>
          <w:tcPr>
            <w:tcW w:w="3384" w:type="dxa"/>
            <w:tcMar>
              <w:top w:w="80" w:type="dxa"/>
              <w:left w:w="100" w:type="dxa"/>
              <w:bottom w:w="80" w:type="dxa"/>
              <w:right w:w="100" w:type="dxa"/>
            </w:tcMar>
            <w:vAlign w:val="center"/>
          </w:tcPr>
          <w:p w14:paraId="5FD12911" w14:textId="77777777" w:rsidR="00706B03" w:rsidRDefault="00000000">
            <w:r>
              <w:rPr>
                <w:sz w:val="18"/>
              </w:rPr>
              <w:t>Create diagnostic/test record with test name, category, ordering clinician, order date, scheduled date and status.</w:t>
            </w:r>
          </w:p>
        </w:tc>
        <w:tc>
          <w:tcPr>
            <w:tcW w:w="2808" w:type="dxa"/>
            <w:tcMar>
              <w:top w:w="80" w:type="dxa"/>
              <w:left w:w="100" w:type="dxa"/>
              <w:bottom w:w="80" w:type="dxa"/>
              <w:right w:w="100" w:type="dxa"/>
            </w:tcMar>
            <w:vAlign w:val="center"/>
          </w:tcPr>
          <w:p w14:paraId="76215CB2" w14:textId="77777777" w:rsidR="00706B03" w:rsidRDefault="00000000">
            <w:r>
              <w:rPr>
                <w:sz w:val="18"/>
              </w:rPr>
              <w:t>Order form with category and test selection.</w:t>
            </w:r>
          </w:p>
        </w:tc>
        <w:tc>
          <w:tcPr>
            <w:tcW w:w="1152" w:type="dxa"/>
            <w:tcMar>
              <w:top w:w="80" w:type="dxa"/>
              <w:left w:w="100" w:type="dxa"/>
              <w:bottom w:w="80" w:type="dxa"/>
              <w:right w:w="100" w:type="dxa"/>
            </w:tcMar>
            <w:vAlign w:val="center"/>
          </w:tcPr>
          <w:p w14:paraId="78EE0B9A"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
          <w:p w14:paraId="5F40055C" w14:textId="77777777" w:rsidR="00706B03" w:rsidRDefault="00000000">
            <w:r>
              <w:rPr>
                <w:sz w:val="18"/>
              </w:rPr>
              <w:t>Status should follow controlled workflow.</w:t>
            </w:r>
          </w:p>
        </w:tc>
      </w:tr>
      <w:tr w:rsidR="00706B03" w14:paraId="5E45CB56" w14:textId="77777777">
        <w:trPr>
          <w:jc w:val="center"/>
        </w:trPr>
        <w:tc>
          <w:tcPr>
            <w:tcW w:w="1080" w:type="dxa"/>
            <w:shd w:val="clear" w:color="auto" w:fill="EDF3F9"/>
            <w:tcMar>
              <w:top w:w="80" w:type="dxa"/>
              <w:left w:w="100" w:type="dxa"/>
              <w:bottom w:w="80" w:type="dxa"/>
              <w:right w:w="100" w:type="dxa"/>
            </w:tcMar>
            <w:vAlign w:val="center"/>
          </w:tcPr>
          <w:p w14:paraId="320767B3" w14:textId="77777777" w:rsidR="00706B03" w:rsidRDefault="00000000">
            <w:pPr>
              <w:jc w:val="center"/>
            </w:pPr>
            <w:r>
              <w:rPr>
                <w:sz w:val="18"/>
              </w:rPr>
              <w:t>REP-02</w:t>
            </w:r>
          </w:p>
        </w:tc>
        <w:tc>
          <w:tcPr>
            <w:tcW w:w="1655" w:type="dxa"/>
            <w:shd w:val="clear" w:color="auto" w:fill="EDF3F9"/>
            <w:tcMar>
              <w:top w:w="80" w:type="dxa"/>
              <w:left w:w="100" w:type="dxa"/>
              <w:bottom w:w="80" w:type="dxa"/>
              <w:right w:w="100" w:type="dxa"/>
            </w:tcMar>
            <w:vAlign w:val="center"/>
          </w:tcPr>
          <w:p w14:paraId="61220FEC" w14:textId="77777777" w:rsidR="00706B03" w:rsidRDefault="00000000">
            <w:r>
              <w:rPr>
                <w:sz w:val="18"/>
              </w:rPr>
              <w:t>Status workflow</w:t>
            </w:r>
          </w:p>
        </w:tc>
        <w:tc>
          <w:tcPr>
            <w:tcW w:w="3384" w:type="dxa"/>
            <w:shd w:val="clear" w:color="auto" w:fill="EDF3F9"/>
            <w:tcMar>
              <w:top w:w="80" w:type="dxa"/>
              <w:left w:w="100" w:type="dxa"/>
              <w:bottom w:w="80" w:type="dxa"/>
              <w:right w:w="100" w:type="dxa"/>
            </w:tcMar>
            <w:vAlign w:val="center"/>
          </w:tcPr>
          <w:p w14:paraId="72C9BF07" w14:textId="77777777" w:rsidR="00706B03" w:rsidRDefault="00000000">
            <w:r>
              <w:rPr>
                <w:sz w:val="18"/>
              </w:rPr>
              <w:t>Support statuses such as ordered, scheduled, sample collected, processing, available, reviewed, abnormal/urgent.</w:t>
            </w:r>
          </w:p>
        </w:tc>
        <w:tc>
          <w:tcPr>
            <w:tcW w:w="2808" w:type="dxa"/>
            <w:shd w:val="clear" w:color="auto" w:fill="EDF3F9"/>
            <w:tcMar>
              <w:top w:w="80" w:type="dxa"/>
              <w:left w:w="100" w:type="dxa"/>
              <w:bottom w:w="80" w:type="dxa"/>
              <w:right w:w="100" w:type="dxa"/>
            </w:tcMar>
            <w:vAlign w:val="center"/>
          </w:tcPr>
          <w:p w14:paraId="40B257C5" w14:textId="77777777" w:rsidR="00706B03" w:rsidRDefault="00000000">
            <w:r>
              <w:rPr>
                <w:sz w:val="18"/>
              </w:rPr>
              <w:t>Status displayed in timeline/list and filterable.</w:t>
            </w:r>
          </w:p>
        </w:tc>
        <w:tc>
          <w:tcPr>
            <w:tcW w:w="1152" w:type="dxa"/>
            <w:shd w:val="clear" w:color="auto" w:fill="EDF3F9"/>
            <w:tcMar>
              <w:top w:w="80" w:type="dxa"/>
              <w:left w:w="100" w:type="dxa"/>
              <w:bottom w:w="80" w:type="dxa"/>
              <w:right w:w="100" w:type="dxa"/>
            </w:tcMar>
            <w:vAlign w:val="center"/>
          </w:tcPr>
          <w:p w14:paraId="14DDED85" w14:textId="77777777" w:rsidR="00706B03" w:rsidRDefault="00000000">
            <w:pPr>
              <w:jc w:val="center"/>
            </w:pPr>
            <w:r>
              <w:rPr>
                <w:sz w:val="18"/>
              </w:rPr>
              <w:t>Required</w:t>
            </w:r>
          </w:p>
        </w:tc>
        <w:tc>
          <w:tcPr>
            <w:tcW w:w="1944" w:type="dxa"/>
            <w:shd w:val="clear" w:color="auto" w:fill="EDF3F9"/>
            <w:tcMar>
              <w:top w:w="80" w:type="dxa"/>
              <w:left w:w="100" w:type="dxa"/>
              <w:bottom w:w="80" w:type="dxa"/>
              <w:right w:w="100" w:type="dxa"/>
            </w:tcMar>
            <w:vAlign w:val="center"/>
          </w:tcPr>
          <w:p w14:paraId="20EDCFB3" w14:textId="77777777" w:rsidR="00706B03" w:rsidRDefault="00000000">
            <w:r>
              <w:rPr>
                <w:sz w:val="18"/>
              </w:rPr>
              <w:t>Status transitions should follow business rules.</w:t>
            </w:r>
          </w:p>
        </w:tc>
      </w:tr>
      <w:tr w:rsidR="00706B03" w14:paraId="4BF9F7C3" w14:textId="77777777">
        <w:trPr>
          <w:jc w:val="center"/>
        </w:trPr>
        <w:tc>
          <w:tcPr>
            <w:tcW w:w="1080" w:type="dxa"/>
            <w:tcMar>
              <w:top w:w="80" w:type="dxa"/>
              <w:left w:w="100" w:type="dxa"/>
              <w:bottom w:w="80" w:type="dxa"/>
              <w:right w:w="100" w:type="dxa"/>
            </w:tcMar>
            <w:vAlign w:val="center"/>
          </w:tcPr>
          <w:p w14:paraId="36967CC2" w14:textId="77777777" w:rsidR="00706B03" w:rsidRDefault="00000000">
            <w:pPr>
              <w:jc w:val="center"/>
            </w:pPr>
            <w:r>
              <w:rPr>
                <w:sz w:val="18"/>
              </w:rPr>
              <w:t>REP-03</w:t>
            </w:r>
          </w:p>
        </w:tc>
        <w:tc>
          <w:tcPr>
            <w:tcW w:w="1655" w:type="dxa"/>
            <w:tcMar>
              <w:top w:w="80" w:type="dxa"/>
              <w:left w:w="100" w:type="dxa"/>
              <w:bottom w:w="80" w:type="dxa"/>
              <w:right w:w="100" w:type="dxa"/>
            </w:tcMar>
            <w:vAlign w:val="center"/>
          </w:tcPr>
          <w:p w14:paraId="463CE223" w14:textId="77777777" w:rsidR="00706B03" w:rsidRDefault="00000000">
            <w:r>
              <w:rPr>
                <w:sz w:val="18"/>
              </w:rPr>
              <w:t>File upload and preview</w:t>
            </w:r>
          </w:p>
        </w:tc>
        <w:tc>
          <w:tcPr>
            <w:tcW w:w="3384" w:type="dxa"/>
            <w:tcMar>
              <w:top w:w="80" w:type="dxa"/>
              <w:left w:w="100" w:type="dxa"/>
              <w:bottom w:w="80" w:type="dxa"/>
              <w:right w:w="100" w:type="dxa"/>
            </w:tcMar>
            <w:vAlign w:val="center"/>
          </w:tcPr>
          <w:p w14:paraId="28BC3361" w14:textId="77777777" w:rsidR="00706B03" w:rsidRDefault="00000000">
            <w:r>
              <w:rPr>
                <w:sz w:val="18"/>
              </w:rPr>
              <w:t>Upload PDF/images and preview inside the patient record.</w:t>
            </w:r>
          </w:p>
        </w:tc>
        <w:tc>
          <w:tcPr>
            <w:tcW w:w="2808" w:type="dxa"/>
            <w:tcMar>
              <w:top w:w="80" w:type="dxa"/>
              <w:left w:w="100" w:type="dxa"/>
              <w:bottom w:w="80" w:type="dxa"/>
              <w:right w:w="100" w:type="dxa"/>
            </w:tcMar>
            <w:vAlign w:val="center"/>
          </w:tcPr>
          <w:p w14:paraId="570BE1D6" w14:textId="77777777" w:rsidR="00706B03" w:rsidRDefault="00000000">
            <w:r>
              <w:rPr>
                <w:sz w:val="18"/>
              </w:rPr>
              <w:t>Drag-and-drop plus metadata panel.</w:t>
            </w:r>
          </w:p>
        </w:tc>
        <w:tc>
          <w:tcPr>
            <w:tcW w:w="1152" w:type="dxa"/>
            <w:tcMar>
              <w:top w:w="80" w:type="dxa"/>
              <w:left w:w="100" w:type="dxa"/>
              <w:bottom w:w="80" w:type="dxa"/>
              <w:right w:w="100" w:type="dxa"/>
            </w:tcMar>
            <w:vAlign w:val="center"/>
          </w:tcPr>
          <w:p w14:paraId="7DE3A129"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
          <w:p w14:paraId="20AA9A9B" w14:textId="77777777" w:rsidR="00706B03" w:rsidRDefault="00000000">
            <w:r>
              <w:rPr>
                <w:sz w:val="18"/>
              </w:rPr>
              <w:t>Accepted file types and size limits must be enforced.</w:t>
            </w:r>
          </w:p>
        </w:tc>
      </w:tr>
      <w:tr w:rsidR="00706B03" w14:paraId="1A96B74A" w14:textId="77777777">
        <w:trPr>
          <w:jc w:val="center"/>
        </w:trPr>
        <w:tc>
          <w:tcPr>
            <w:tcW w:w="1080" w:type="dxa"/>
            <w:shd w:val="clear" w:color="auto" w:fill="EDF3F9"/>
            <w:tcMar>
              <w:top w:w="80" w:type="dxa"/>
              <w:left w:w="100" w:type="dxa"/>
              <w:bottom w:w="80" w:type="dxa"/>
              <w:right w:w="100" w:type="dxa"/>
            </w:tcMar>
            <w:vAlign w:val="center"/>
          </w:tcPr>
          <w:p w14:paraId="4FA2CA4E" w14:textId="77777777" w:rsidR="00706B03" w:rsidRDefault="00000000">
            <w:pPr>
              <w:jc w:val="center"/>
            </w:pPr>
            <w:r>
              <w:rPr>
                <w:sz w:val="18"/>
              </w:rPr>
              <w:t>REP-04</w:t>
            </w:r>
          </w:p>
        </w:tc>
        <w:tc>
          <w:tcPr>
            <w:tcW w:w="1655" w:type="dxa"/>
            <w:shd w:val="clear" w:color="auto" w:fill="EDF3F9"/>
            <w:tcMar>
              <w:top w:w="80" w:type="dxa"/>
              <w:left w:w="100" w:type="dxa"/>
              <w:bottom w:w="80" w:type="dxa"/>
              <w:right w:w="100" w:type="dxa"/>
            </w:tcMar>
            <w:vAlign w:val="center"/>
          </w:tcPr>
          <w:p w14:paraId="333803B4" w14:textId="77777777" w:rsidR="00706B03" w:rsidRDefault="00000000">
            <w:r>
              <w:rPr>
                <w:sz w:val="18"/>
              </w:rPr>
              <w:t>Doctor review before patient visibility</w:t>
            </w:r>
          </w:p>
        </w:tc>
        <w:tc>
          <w:tcPr>
            <w:tcW w:w="3384" w:type="dxa"/>
            <w:shd w:val="clear" w:color="auto" w:fill="EDF3F9"/>
            <w:tcMar>
              <w:top w:w="80" w:type="dxa"/>
              <w:left w:w="100" w:type="dxa"/>
              <w:bottom w:w="80" w:type="dxa"/>
              <w:right w:w="100" w:type="dxa"/>
            </w:tcMar>
            <w:vAlign w:val="center"/>
          </w:tcPr>
          <w:p w14:paraId="06F2E36A" w14:textId="77777777" w:rsidR="00706B03" w:rsidRDefault="00000000">
            <w:r>
              <w:rPr>
                <w:sz w:val="18"/>
              </w:rPr>
              <w:t>Support reviewed-by-clinician state before release to patient portal for sensitive result types.</w:t>
            </w:r>
          </w:p>
        </w:tc>
        <w:tc>
          <w:tcPr>
            <w:tcW w:w="2808" w:type="dxa"/>
            <w:shd w:val="clear" w:color="auto" w:fill="EDF3F9"/>
            <w:tcMar>
              <w:top w:w="80" w:type="dxa"/>
              <w:left w:w="100" w:type="dxa"/>
              <w:bottom w:w="80" w:type="dxa"/>
              <w:right w:w="100" w:type="dxa"/>
            </w:tcMar>
            <w:vAlign w:val="center"/>
          </w:tcPr>
          <w:p w14:paraId="2F0B16E0" w14:textId="77777777" w:rsidR="00706B03" w:rsidRDefault="00000000">
            <w:r>
              <w:rPr>
                <w:sz w:val="18"/>
              </w:rPr>
              <w:t>Review checkbox/status with reviewer name and time.</w:t>
            </w:r>
          </w:p>
        </w:tc>
        <w:tc>
          <w:tcPr>
            <w:tcW w:w="1152" w:type="dxa"/>
            <w:shd w:val="clear" w:color="auto" w:fill="EDF3F9"/>
            <w:tcMar>
              <w:top w:w="80" w:type="dxa"/>
              <w:left w:w="100" w:type="dxa"/>
              <w:bottom w:w="80" w:type="dxa"/>
              <w:right w:w="100" w:type="dxa"/>
            </w:tcMar>
            <w:vAlign w:val="center"/>
          </w:tcPr>
          <w:p w14:paraId="57796026" w14:textId="77777777" w:rsidR="00706B03" w:rsidRDefault="00000000">
            <w:pPr>
              <w:jc w:val="center"/>
            </w:pPr>
            <w:r>
              <w:rPr>
                <w:sz w:val="18"/>
              </w:rPr>
              <w:t>Required</w:t>
            </w:r>
          </w:p>
        </w:tc>
        <w:tc>
          <w:tcPr>
            <w:tcW w:w="1944" w:type="dxa"/>
            <w:shd w:val="clear" w:color="auto" w:fill="EDF3F9"/>
            <w:tcMar>
              <w:top w:w="80" w:type="dxa"/>
              <w:left w:w="100" w:type="dxa"/>
              <w:bottom w:w="80" w:type="dxa"/>
              <w:right w:w="100" w:type="dxa"/>
            </w:tcMar>
            <w:vAlign w:val="center"/>
          </w:tcPr>
          <w:p w14:paraId="666A644C" w14:textId="77777777" w:rsidR="00706B03" w:rsidRDefault="00000000">
            <w:r>
              <w:rPr>
                <w:sz w:val="18"/>
              </w:rPr>
              <w:t>Policy-configurable by report category.</w:t>
            </w:r>
          </w:p>
        </w:tc>
      </w:tr>
      <w:tr w:rsidR="00706B03" w14:paraId="3598B728" w14:textId="77777777">
        <w:trPr>
          <w:jc w:val="center"/>
        </w:trPr>
        <w:tc>
          <w:tcPr>
            <w:tcW w:w="1080" w:type="dxa"/>
            <w:tcMar>
              <w:top w:w="80" w:type="dxa"/>
              <w:left w:w="100" w:type="dxa"/>
              <w:bottom w:w="80" w:type="dxa"/>
              <w:right w:w="100" w:type="dxa"/>
            </w:tcMar>
            <w:vAlign w:val="center"/>
          </w:tcPr>
          <w:p w14:paraId="23025924" w14:textId="77777777" w:rsidR="00706B03" w:rsidRDefault="00000000">
            <w:pPr>
              <w:jc w:val="center"/>
            </w:pPr>
            <w:r>
              <w:rPr>
                <w:sz w:val="18"/>
              </w:rPr>
              <w:t>REP-05</w:t>
            </w:r>
          </w:p>
        </w:tc>
        <w:tc>
          <w:tcPr>
            <w:tcW w:w="1655" w:type="dxa"/>
            <w:tcMar>
              <w:top w:w="80" w:type="dxa"/>
              <w:left w:w="100" w:type="dxa"/>
              <w:bottom w:w="80" w:type="dxa"/>
              <w:right w:w="100" w:type="dxa"/>
            </w:tcMar>
            <w:vAlign w:val="center"/>
          </w:tcPr>
          <w:p w14:paraId="2C2289F4" w14:textId="77777777" w:rsidR="00706B03" w:rsidRDefault="00000000">
            <w:r>
              <w:rPr>
                <w:sz w:val="18"/>
              </w:rPr>
              <w:t>Abnormal result flagging</w:t>
            </w:r>
          </w:p>
        </w:tc>
        <w:tc>
          <w:tcPr>
            <w:tcW w:w="3384" w:type="dxa"/>
            <w:tcMar>
              <w:top w:w="80" w:type="dxa"/>
              <w:left w:w="100" w:type="dxa"/>
              <w:bottom w:w="80" w:type="dxa"/>
              <w:right w:w="100" w:type="dxa"/>
            </w:tcMar>
            <w:vAlign w:val="center"/>
          </w:tcPr>
          <w:p w14:paraId="4413213E" w14:textId="77777777" w:rsidR="00706B03" w:rsidRDefault="00000000">
            <w:r>
              <w:rPr>
                <w:sz w:val="18"/>
              </w:rPr>
              <w:t>Abnormal or urgent results should trigger visible flags and notifications.</w:t>
            </w:r>
          </w:p>
        </w:tc>
        <w:tc>
          <w:tcPr>
            <w:tcW w:w="2808" w:type="dxa"/>
            <w:tcMar>
              <w:top w:w="80" w:type="dxa"/>
              <w:left w:w="100" w:type="dxa"/>
              <w:bottom w:w="80" w:type="dxa"/>
              <w:right w:w="100" w:type="dxa"/>
            </w:tcMar>
            <w:vAlign w:val="center"/>
          </w:tcPr>
          <w:p w14:paraId="2CEF2BEE" w14:textId="77777777" w:rsidR="00706B03" w:rsidRDefault="00000000">
            <w:r>
              <w:rPr>
                <w:sz w:val="18"/>
              </w:rPr>
              <w:t>Use badges and alert routing.</w:t>
            </w:r>
          </w:p>
        </w:tc>
        <w:tc>
          <w:tcPr>
            <w:tcW w:w="1152" w:type="dxa"/>
            <w:tcMar>
              <w:top w:w="80" w:type="dxa"/>
              <w:left w:w="100" w:type="dxa"/>
              <w:bottom w:w="80" w:type="dxa"/>
              <w:right w:w="100" w:type="dxa"/>
            </w:tcMar>
            <w:vAlign w:val="center"/>
          </w:tcPr>
          <w:p w14:paraId="6E750C38"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
          <w:p w14:paraId="1B62BA7B" w14:textId="77777777" w:rsidR="00706B03" w:rsidRDefault="00000000">
            <w:r>
              <w:rPr>
                <w:sz w:val="18"/>
              </w:rPr>
              <w:t>Critical values should not rely on passive viewing alone.</w:t>
            </w:r>
          </w:p>
        </w:tc>
      </w:tr>
    </w:tbl>
    <w:p w14:paraId="3EB75565" w14:textId="77777777" w:rsidR="00706B03" w:rsidRDefault="00706B03"/>
    <w:p w14:paraId="1A53D1B2" w14:textId="77777777" w:rsidR="00706B03" w:rsidRDefault="00000000">
      <w:pPr>
        <w:spacing w:before="200" w:after="120"/>
      </w:pPr>
      <w:r>
        <w:rPr>
          <w:b/>
          <w:color w:val="1F4E79"/>
          <w:sz w:val="32"/>
        </w:rPr>
        <w:t>13. Consultant Visit, Doctor Availability and Follow-up Scheduling Requirements</w:t>
      </w:r>
    </w:p>
    <w:tbl>
      <w:tblPr>
        <w:tblStyle w:val="TableGrid"/>
        <w:tblW w:w="0" w:type="auto"/>
        <w:jc w:val="center"/>
        <w:tblLayout w:type="fixed"/>
        <w:tblLook w:val="04A0" w:firstRow="1" w:lastRow="0" w:firstColumn="1" w:lastColumn="0" w:noHBand="0" w:noVBand="1"/>
      </w:tblPr>
      <w:tblGrid>
        <w:gridCol w:w="1080"/>
        <w:gridCol w:w="1655"/>
        <w:gridCol w:w="3384"/>
        <w:gridCol w:w="2808"/>
        <w:gridCol w:w="1152"/>
        <w:gridCol w:w="1944"/>
      </w:tblGrid>
      <w:tr w:rsidR="00706B03" w14:paraId="1C8197B7" w14:textId="77777777">
        <w:trPr>
          <w:tblHeader/>
          <w:jc w:val="center"/>
        </w:trPr>
        <w:tc>
          <w:tcPr>
            <w:tcW w:w="1080" w:type="dxa"/>
            <w:shd w:val="clear" w:color="auto" w:fill="1F4E79"/>
            <w:tcMar>
              <w:top w:w="80" w:type="dxa"/>
              <w:left w:w="100" w:type="dxa"/>
              <w:bottom w:w="80" w:type="dxa"/>
              <w:right w:w="100" w:type="dxa"/>
            </w:tcMar>
            <w:vAlign w:val="center"/>
          </w:tcPr>
          <w:p w14:paraId="1CA05084" w14:textId="77777777" w:rsidR="00706B03" w:rsidRDefault="00000000">
            <w:pPr>
              <w:jc w:val="center"/>
            </w:pPr>
            <w:r>
              <w:rPr>
                <w:b/>
                <w:color w:val="FFFFFF"/>
                <w:sz w:val="18"/>
              </w:rPr>
              <w:t>Req ID</w:t>
            </w:r>
          </w:p>
        </w:tc>
        <w:tc>
          <w:tcPr>
            <w:tcW w:w="1655" w:type="dxa"/>
            <w:shd w:val="clear" w:color="auto" w:fill="1F4E79"/>
            <w:tcMar>
              <w:top w:w="80" w:type="dxa"/>
              <w:left w:w="100" w:type="dxa"/>
              <w:bottom w:w="80" w:type="dxa"/>
              <w:right w:w="100" w:type="dxa"/>
            </w:tcMar>
            <w:vAlign w:val="center"/>
          </w:tcPr>
          <w:p w14:paraId="4D3D89EE" w14:textId="77777777" w:rsidR="00706B03" w:rsidRDefault="00000000">
            <w:pPr>
              <w:jc w:val="center"/>
            </w:pPr>
            <w:r>
              <w:rPr>
                <w:b/>
                <w:color w:val="FFFFFF"/>
                <w:sz w:val="18"/>
              </w:rPr>
              <w:t>Feature</w:t>
            </w:r>
          </w:p>
        </w:tc>
        <w:tc>
          <w:tcPr>
            <w:tcW w:w="3384" w:type="dxa"/>
            <w:shd w:val="clear" w:color="auto" w:fill="1F4E79"/>
            <w:tcMar>
              <w:top w:w="80" w:type="dxa"/>
              <w:left w:w="100" w:type="dxa"/>
              <w:bottom w:w="80" w:type="dxa"/>
              <w:right w:w="100" w:type="dxa"/>
            </w:tcMar>
            <w:vAlign w:val="center"/>
          </w:tcPr>
          <w:p w14:paraId="4CE14F38" w14:textId="77777777" w:rsidR="00706B03" w:rsidRDefault="00000000">
            <w:pPr>
              <w:jc w:val="center"/>
            </w:pPr>
            <w:r>
              <w:rPr>
                <w:b/>
                <w:color w:val="FFFFFF"/>
                <w:sz w:val="18"/>
              </w:rPr>
              <w:t>Requirement detail</w:t>
            </w:r>
          </w:p>
        </w:tc>
        <w:tc>
          <w:tcPr>
            <w:tcW w:w="2808" w:type="dxa"/>
            <w:shd w:val="clear" w:color="auto" w:fill="1F4E79"/>
            <w:tcMar>
              <w:top w:w="80" w:type="dxa"/>
              <w:left w:w="100" w:type="dxa"/>
              <w:bottom w:w="80" w:type="dxa"/>
              <w:right w:w="100" w:type="dxa"/>
            </w:tcMar>
            <w:vAlign w:val="center"/>
          </w:tcPr>
          <w:p w14:paraId="7AA8F66D" w14:textId="77777777" w:rsidR="00706B03" w:rsidRDefault="00000000">
            <w:pPr>
              <w:jc w:val="center"/>
            </w:pPr>
            <w:r>
              <w:rPr>
                <w:b/>
                <w:color w:val="FFFFFF"/>
                <w:sz w:val="18"/>
              </w:rPr>
              <w:t>UI / Workflow expectations</w:t>
            </w:r>
          </w:p>
        </w:tc>
        <w:tc>
          <w:tcPr>
            <w:tcW w:w="1152" w:type="dxa"/>
            <w:shd w:val="clear" w:color="auto" w:fill="1F4E79"/>
            <w:tcMar>
              <w:top w:w="80" w:type="dxa"/>
              <w:left w:w="100" w:type="dxa"/>
              <w:bottom w:w="80" w:type="dxa"/>
              <w:right w:w="100" w:type="dxa"/>
            </w:tcMar>
            <w:vAlign w:val="center"/>
          </w:tcPr>
          <w:p w14:paraId="3F02A0B2" w14:textId="77777777" w:rsidR="00706B03" w:rsidRDefault="00000000">
            <w:pPr>
              <w:jc w:val="center"/>
            </w:pPr>
            <w:r>
              <w:rPr>
                <w:b/>
                <w:color w:val="FFFFFF"/>
                <w:sz w:val="18"/>
              </w:rPr>
              <w:t>Priority</w:t>
            </w:r>
          </w:p>
        </w:tc>
        <w:tc>
          <w:tcPr>
            <w:tcW w:w="1944" w:type="dxa"/>
            <w:shd w:val="clear" w:color="auto" w:fill="1F4E79"/>
            <w:tcMar>
              <w:top w:w="80" w:type="dxa"/>
              <w:left w:w="100" w:type="dxa"/>
              <w:bottom w:w="80" w:type="dxa"/>
              <w:right w:w="100" w:type="dxa"/>
            </w:tcMar>
            <w:vAlign w:val="center"/>
          </w:tcPr>
          <w:p w14:paraId="62DB921F" w14:textId="77777777" w:rsidR="00706B03" w:rsidRDefault="00000000">
            <w:pPr>
              <w:jc w:val="center"/>
            </w:pPr>
            <w:r>
              <w:rPr>
                <w:b/>
                <w:color w:val="FFFFFF"/>
                <w:sz w:val="18"/>
              </w:rPr>
              <w:t>Validation / Rules</w:t>
            </w:r>
          </w:p>
        </w:tc>
      </w:tr>
      <w:tr w:rsidR="00706B03" w14:paraId="0DD02A8C" w14:textId="77777777">
        <w:trPr>
          <w:jc w:val="center"/>
        </w:trPr>
        <w:tc>
          <w:tcPr>
            <w:tcW w:w="1080" w:type="dxa"/>
            <w:tcMar>
              <w:top w:w="80" w:type="dxa"/>
              <w:left w:w="100" w:type="dxa"/>
              <w:bottom w:w="80" w:type="dxa"/>
              <w:right w:w="100" w:type="dxa"/>
            </w:tcMar>
            <w:vAlign w:val="center"/>
          </w:tcPr>
          <w:p w14:paraId="32A602E6" w14:textId="77777777" w:rsidR="00706B03" w:rsidRDefault="00000000">
            <w:pPr>
              <w:jc w:val="center"/>
            </w:pPr>
            <w:r>
              <w:rPr>
                <w:sz w:val="18"/>
              </w:rPr>
              <w:t>SCH-01</w:t>
            </w:r>
          </w:p>
        </w:tc>
        <w:tc>
          <w:tcPr>
            <w:tcW w:w="1655" w:type="dxa"/>
            <w:tcMar>
              <w:top w:w="80" w:type="dxa"/>
              <w:left w:w="100" w:type="dxa"/>
              <w:bottom w:w="80" w:type="dxa"/>
              <w:right w:w="100" w:type="dxa"/>
            </w:tcMar>
            <w:vAlign w:val="center"/>
          </w:tcPr>
          <w:p w14:paraId="25CA0CF8" w14:textId="77777777" w:rsidR="00706B03" w:rsidRDefault="00000000">
            <w:r>
              <w:rPr>
                <w:sz w:val="18"/>
              </w:rPr>
              <w:t>Consult request management</w:t>
            </w:r>
          </w:p>
        </w:tc>
        <w:tc>
          <w:tcPr>
            <w:tcW w:w="3384" w:type="dxa"/>
            <w:tcMar>
              <w:top w:w="80" w:type="dxa"/>
              <w:left w:w="100" w:type="dxa"/>
              <w:bottom w:w="80" w:type="dxa"/>
              <w:right w:w="100" w:type="dxa"/>
            </w:tcMar>
            <w:vAlign w:val="center"/>
          </w:tcPr>
          <w:p w14:paraId="536050A6" w14:textId="77777777" w:rsidR="00706B03" w:rsidRDefault="00000000">
            <w:r>
              <w:rPr>
                <w:sz w:val="18"/>
              </w:rPr>
              <w:t>Capture consultant name, specialty, requested date/time, reason, status and post-visit notes.</w:t>
            </w:r>
          </w:p>
        </w:tc>
        <w:tc>
          <w:tcPr>
            <w:tcW w:w="2808" w:type="dxa"/>
            <w:tcMar>
              <w:top w:w="80" w:type="dxa"/>
              <w:left w:w="100" w:type="dxa"/>
              <w:bottom w:w="80" w:type="dxa"/>
              <w:right w:w="100" w:type="dxa"/>
            </w:tcMar>
            <w:vAlign w:val="center"/>
          </w:tcPr>
          <w:p w14:paraId="3102BFE1" w14:textId="77777777" w:rsidR="00706B03" w:rsidRDefault="00000000">
            <w:r>
              <w:rPr>
                <w:sz w:val="18"/>
              </w:rPr>
              <w:t>Consult request form plus status tracker.</w:t>
            </w:r>
          </w:p>
        </w:tc>
        <w:tc>
          <w:tcPr>
            <w:tcW w:w="1152" w:type="dxa"/>
            <w:tcMar>
              <w:top w:w="80" w:type="dxa"/>
              <w:left w:w="100" w:type="dxa"/>
              <w:bottom w:w="80" w:type="dxa"/>
              <w:right w:w="100" w:type="dxa"/>
            </w:tcMar>
            <w:vAlign w:val="center"/>
          </w:tcPr>
          <w:p w14:paraId="5187F0D5"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
          <w:p w14:paraId="672EE9E7" w14:textId="77777777" w:rsidR="00706B03" w:rsidRDefault="00000000">
            <w:r>
              <w:rPr>
                <w:sz w:val="18"/>
              </w:rPr>
              <w:t>Status options: requested, confirmed, completed, postponed, cancelled.</w:t>
            </w:r>
          </w:p>
        </w:tc>
      </w:tr>
      <w:tr w:rsidR="00706B03" w14:paraId="1B26B12C" w14:textId="77777777">
        <w:trPr>
          <w:jc w:val="center"/>
        </w:trPr>
        <w:tc>
          <w:tcPr>
            <w:tcW w:w="1080" w:type="dxa"/>
            <w:shd w:val="clear" w:color="auto" w:fill="EDF3F9"/>
            <w:tcMar>
              <w:top w:w="80" w:type="dxa"/>
              <w:left w:w="100" w:type="dxa"/>
              <w:bottom w:w="80" w:type="dxa"/>
              <w:right w:w="100" w:type="dxa"/>
            </w:tcMar>
            <w:vAlign w:val="center"/>
          </w:tcPr>
          <w:p w14:paraId="05FCF85B" w14:textId="77777777" w:rsidR="00706B03" w:rsidRDefault="00000000">
            <w:pPr>
              <w:jc w:val="center"/>
            </w:pPr>
            <w:r>
              <w:rPr>
                <w:sz w:val="18"/>
              </w:rPr>
              <w:t>SCH-02</w:t>
            </w:r>
          </w:p>
        </w:tc>
        <w:tc>
          <w:tcPr>
            <w:tcW w:w="1655" w:type="dxa"/>
            <w:shd w:val="clear" w:color="auto" w:fill="EDF3F9"/>
            <w:tcMar>
              <w:top w:w="80" w:type="dxa"/>
              <w:left w:w="100" w:type="dxa"/>
              <w:bottom w:w="80" w:type="dxa"/>
              <w:right w:w="100" w:type="dxa"/>
            </w:tcMar>
            <w:vAlign w:val="center"/>
          </w:tcPr>
          <w:p w14:paraId="54D07713" w14:textId="77777777" w:rsidR="00706B03" w:rsidRDefault="00000000">
            <w:r>
              <w:rPr>
                <w:sz w:val="18"/>
              </w:rPr>
              <w:t>Doctor availability slots</w:t>
            </w:r>
          </w:p>
        </w:tc>
        <w:tc>
          <w:tcPr>
            <w:tcW w:w="3384" w:type="dxa"/>
            <w:shd w:val="clear" w:color="auto" w:fill="EDF3F9"/>
            <w:tcMar>
              <w:top w:w="80" w:type="dxa"/>
              <w:left w:w="100" w:type="dxa"/>
              <w:bottom w:w="80" w:type="dxa"/>
              <w:right w:w="100" w:type="dxa"/>
            </w:tcMar>
            <w:vAlign w:val="center"/>
          </w:tcPr>
          <w:p w14:paraId="5C7500B2" w14:textId="77777777" w:rsidR="00706B03" w:rsidRDefault="00000000">
            <w:r>
              <w:rPr>
                <w:sz w:val="18"/>
              </w:rPr>
              <w:t>Maintain doctor calendar with next 4-5 available dates and time slots at minimum.</w:t>
            </w:r>
          </w:p>
        </w:tc>
        <w:tc>
          <w:tcPr>
            <w:tcW w:w="2808" w:type="dxa"/>
            <w:shd w:val="clear" w:color="auto" w:fill="EDF3F9"/>
            <w:tcMar>
              <w:top w:w="80" w:type="dxa"/>
              <w:left w:w="100" w:type="dxa"/>
              <w:bottom w:w="80" w:type="dxa"/>
              <w:right w:w="100" w:type="dxa"/>
            </w:tcMar>
            <w:vAlign w:val="center"/>
          </w:tcPr>
          <w:p w14:paraId="0FA8A2FB" w14:textId="77777777" w:rsidR="00706B03" w:rsidRDefault="00000000">
            <w:r>
              <w:rPr>
                <w:sz w:val="18"/>
              </w:rPr>
              <w:t>Calendar/grid view with slot duration and location.</w:t>
            </w:r>
          </w:p>
        </w:tc>
        <w:tc>
          <w:tcPr>
            <w:tcW w:w="1152" w:type="dxa"/>
            <w:shd w:val="clear" w:color="auto" w:fill="EDF3F9"/>
            <w:tcMar>
              <w:top w:w="80" w:type="dxa"/>
              <w:left w:w="100" w:type="dxa"/>
              <w:bottom w:w="80" w:type="dxa"/>
              <w:right w:w="100" w:type="dxa"/>
            </w:tcMar>
            <w:vAlign w:val="center"/>
          </w:tcPr>
          <w:p w14:paraId="53812364" w14:textId="77777777" w:rsidR="00706B03" w:rsidRDefault="00000000">
            <w:pPr>
              <w:jc w:val="center"/>
            </w:pPr>
            <w:r>
              <w:rPr>
                <w:sz w:val="18"/>
              </w:rPr>
              <w:t>Required</w:t>
            </w:r>
          </w:p>
        </w:tc>
        <w:tc>
          <w:tcPr>
            <w:tcW w:w="1944" w:type="dxa"/>
            <w:shd w:val="clear" w:color="auto" w:fill="EDF3F9"/>
            <w:tcMar>
              <w:top w:w="80" w:type="dxa"/>
              <w:left w:w="100" w:type="dxa"/>
              <w:bottom w:w="80" w:type="dxa"/>
              <w:right w:w="100" w:type="dxa"/>
            </w:tcMar>
            <w:vAlign w:val="center"/>
          </w:tcPr>
          <w:p w14:paraId="1C37939D" w14:textId="77777777" w:rsidR="00706B03" w:rsidRDefault="00000000">
            <w:r>
              <w:rPr>
                <w:sz w:val="18"/>
              </w:rPr>
              <w:t>Unavailable dates and blocked slots must be supported.</w:t>
            </w:r>
          </w:p>
        </w:tc>
      </w:tr>
      <w:tr w:rsidR="00706B03" w14:paraId="0669CE20" w14:textId="77777777">
        <w:trPr>
          <w:jc w:val="center"/>
        </w:trPr>
        <w:tc>
          <w:tcPr>
            <w:tcW w:w="1080" w:type="dxa"/>
            <w:tcMar>
              <w:top w:w="80" w:type="dxa"/>
              <w:left w:w="100" w:type="dxa"/>
              <w:bottom w:w="80" w:type="dxa"/>
              <w:right w:w="100" w:type="dxa"/>
            </w:tcMar>
            <w:vAlign w:val="center"/>
          </w:tcPr>
          <w:p w14:paraId="3667B53C" w14:textId="77777777" w:rsidR="00706B03" w:rsidRDefault="00000000">
            <w:pPr>
              <w:jc w:val="center"/>
            </w:pPr>
            <w:r>
              <w:rPr>
                <w:sz w:val="18"/>
              </w:rPr>
              <w:t>SCH-03</w:t>
            </w:r>
          </w:p>
        </w:tc>
        <w:tc>
          <w:tcPr>
            <w:tcW w:w="1655" w:type="dxa"/>
            <w:tcMar>
              <w:top w:w="80" w:type="dxa"/>
              <w:left w:w="100" w:type="dxa"/>
              <w:bottom w:w="80" w:type="dxa"/>
              <w:right w:w="100" w:type="dxa"/>
            </w:tcMar>
            <w:vAlign w:val="center"/>
          </w:tcPr>
          <w:p w14:paraId="43A086E1" w14:textId="77777777" w:rsidR="00706B03" w:rsidRDefault="00000000">
            <w:r>
              <w:rPr>
                <w:sz w:val="18"/>
              </w:rPr>
              <w:t>Follow-up booking</w:t>
            </w:r>
          </w:p>
        </w:tc>
        <w:tc>
          <w:tcPr>
            <w:tcW w:w="3384" w:type="dxa"/>
            <w:tcMar>
              <w:top w:w="80" w:type="dxa"/>
              <w:left w:w="100" w:type="dxa"/>
              <w:bottom w:w="80" w:type="dxa"/>
              <w:right w:w="100" w:type="dxa"/>
            </w:tcMar>
            <w:vAlign w:val="center"/>
          </w:tcPr>
          <w:p w14:paraId="0063358B" w14:textId="77777777" w:rsidR="00706B03" w:rsidRDefault="00000000">
            <w:r>
              <w:rPr>
                <w:sz w:val="18"/>
              </w:rPr>
              <w:t>Schedule review visits, repeat tests or post-discharge appointments from inside the patient record.</w:t>
            </w:r>
          </w:p>
        </w:tc>
        <w:tc>
          <w:tcPr>
            <w:tcW w:w="2808" w:type="dxa"/>
            <w:tcMar>
              <w:top w:w="80" w:type="dxa"/>
              <w:left w:w="100" w:type="dxa"/>
              <w:bottom w:w="80" w:type="dxa"/>
              <w:right w:w="100" w:type="dxa"/>
            </w:tcMar>
            <w:vAlign w:val="center"/>
          </w:tcPr>
          <w:p w14:paraId="7909B3C4" w14:textId="77777777" w:rsidR="00706B03" w:rsidRDefault="00000000">
            <w:r>
              <w:rPr>
                <w:sz w:val="18"/>
              </w:rPr>
              <w:t>One-click create from discharge/follow-up panel.</w:t>
            </w:r>
          </w:p>
        </w:tc>
        <w:tc>
          <w:tcPr>
            <w:tcW w:w="1152" w:type="dxa"/>
            <w:tcMar>
              <w:top w:w="80" w:type="dxa"/>
              <w:left w:w="100" w:type="dxa"/>
              <w:bottom w:w="80" w:type="dxa"/>
              <w:right w:w="100" w:type="dxa"/>
            </w:tcMar>
            <w:vAlign w:val="center"/>
          </w:tcPr>
          <w:p w14:paraId="04424EBC"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
          <w:p w14:paraId="7ED32CC7" w14:textId="77777777" w:rsidR="00706B03" w:rsidRDefault="00000000">
            <w:r>
              <w:rPr>
                <w:sz w:val="18"/>
              </w:rPr>
              <w:t>Avoid duplicate bookings for same date/time/provider.</w:t>
            </w:r>
          </w:p>
        </w:tc>
      </w:tr>
      <w:tr w:rsidR="00706B03" w14:paraId="1CB26E85" w14:textId="77777777">
        <w:trPr>
          <w:jc w:val="center"/>
        </w:trPr>
        <w:tc>
          <w:tcPr>
            <w:tcW w:w="1080" w:type="dxa"/>
            <w:shd w:val="clear" w:color="auto" w:fill="EDF3F9"/>
            <w:tcMar>
              <w:top w:w="80" w:type="dxa"/>
              <w:left w:w="100" w:type="dxa"/>
              <w:bottom w:w="80" w:type="dxa"/>
              <w:right w:w="100" w:type="dxa"/>
            </w:tcMar>
            <w:vAlign w:val="center"/>
          </w:tcPr>
          <w:p w14:paraId="2415509B" w14:textId="77777777" w:rsidR="00706B03" w:rsidRDefault="00000000">
            <w:pPr>
              <w:jc w:val="center"/>
            </w:pPr>
            <w:r>
              <w:rPr>
                <w:sz w:val="18"/>
              </w:rPr>
              <w:t>SCH-04</w:t>
            </w:r>
          </w:p>
        </w:tc>
        <w:tc>
          <w:tcPr>
            <w:tcW w:w="1655" w:type="dxa"/>
            <w:shd w:val="clear" w:color="auto" w:fill="EDF3F9"/>
            <w:tcMar>
              <w:top w:w="80" w:type="dxa"/>
              <w:left w:w="100" w:type="dxa"/>
              <w:bottom w:w="80" w:type="dxa"/>
              <w:right w:w="100" w:type="dxa"/>
            </w:tcMar>
            <w:vAlign w:val="center"/>
          </w:tcPr>
          <w:p w14:paraId="60C21FE0" w14:textId="77777777" w:rsidR="00706B03" w:rsidRDefault="00000000">
            <w:r>
              <w:rPr>
                <w:sz w:val="18"/>
              </w:rPr>
              <w:t>Reschedule/cancel workflow</w:t>
            </w:r>
          </w:p>
        </w:tc>
        <w:tc>
          <w:tcPr>
            <w:tcW w:w="3384" w:type="dxa"/>
            <w:shd w:val="clear" w:color="auto" w:fill="EDF3F9"/>
            <w:tcMar>
              <w:top w:w="80" w:type="dxa"/>
              <w:left w:w="100" w:type="dxa"/>
              <w:bottom w:w="80" w:type="dxa"/>
              <w:right w:w="100" w:type="dxa"/>
            </w:tcMar>
            <w:vAlign w:val="center"/>
          </w:tcPr>
          <w:p w14:paraId="124DBEDA" w14:textId="77777777" w:rsidR="00706B03" w:rsidRDefault="00000000">
            <w:r>
              <w:rPr>
                <w:sz w:val="18"/>
              </w:rPr>
              <w:t>Authorized users can reschedule or cancel with reason capture.</w:t>
            </w:r>
          </w:p>
        </w:tc>
        <w:tc>
          <w:tcPr>
            <w:tcW w:w="2808" w:type="dxa"/>
            <w:shd w:val="clear" w:color="auto" w:fill="EDF3F9"/>
            <w:tcMar>
              <w:top w:w="80" w:type="dxa"/>
              <w:left w:w="100" w:type="dxa"/>
              <w:bottom w:w="80" w:type="dxa"/>
              <w:right w:w="100" w:type="dxa"/>
            </w:tcMar>
            <w:vAlign w:val="center"/>
          </w:tcPr>
          <w:p w14:paraId="4B9F68F1" w14:textId="77777777" w:rsidR="00706B03" w:rsidRDefault="00000000">
            <w:r>
              <w:rPr>
                <w:sz w:val="18"/>
              </w:rPr>
              <w:t>Reason visible in audit trail and patient notifications as appropriate.</w:t>
            </w:r>
          </w:p>
        </w:tc>
        <w:tc>
          <w:tcPr>
            <w:tcW w:w="1152" w:type="dxa"/>
            <w:shd w:val="clear" w:color="auto" w:fill="EDF3F9"/>
            <w:tcMar>
              <w:top w:w="80" w:type="dxa"/>
              <w:left w:w="100" w:type="dxa"/>
              <w:bottom w:w="80" w:type="dxa"/>
              <w:right w:w="100" w:type="dxa"/>
            </w:tcMar>
            <w:vAlign w:val="center"/>
          </w:tcPr>
          <w:p w14:paraId="3D89C4C9" w14:textId="77777777" w:rsidR="00706B03" w:rsidRDefault="00000000">
            <w:pPr>
              <w:jc w:val="center"/>
            </w:pPr>
            <w:r>
              <w:rPr>
                <w:sz w:val="18"/>
              </w:rPr>
              <w:t>Recommended</w:t>
            </w:r>
          </w:p>
        </w:tc>
        <w:tc>
          <w:tcPr>
            <w:tcW w:w="1944" w:type="dxa"/>
            <w:shd w:val="clear" w:color="auto" w:fill="EDF3F9"/>
            <w:tcMar>
              <w:top w:w="80" w:type="dxa"/>
              <w:left w:w="100" w:type="dxa"/>
              <w:bottom w:w="80" w:type="dxa"/>
              <w:right w:w="100" w:type="dxa"/>
            </w:tcMar>
            <w:vAlign w:val="center"/>
          </w:tcPr>
          <w:p w14:paraId="694F27B0" w14:textId="77777777" w:rsidR="00706B03" w:rsidRDefault="00000000">
            <w:r>
              <w:rPr>
                <w:sz w:val="18"/>
              </w:rPr>
              <w:t>User must see affected patient communications.</w:t>
            </w:r>
          </w:p>
        </w:tc>
      </w:tr>
    </w:tbl>
    <w:p w14:paraId="0446A728" w14:textId="77777777" w:rsidR="00706B03" w:rsidRDefault="00706B03"/>
    <w:p w14:paraId="25875DE8" w14:textId="77777777" w:rsidR="00706B03" w:rsidRDefault="00000000">
      <w:pPr>
        <w:spacing w:before="200" w:after="120"/>
      </w:pPr>
      <w:r>
        <w:rPr>
          <w:b/>
          <w:color w:val="1F4E79"/>
          <w:sz w:val="32"/>
        </w:rPr>
        <w:lastRenderedPageBreak/>
        <w:t>14. Discharge Planning and Patient Handover Requirements</w:t>
      </w:r>
    </w:p>
    <w:tbl>
      <w:tblPr>
        <w:tblStyle w:val="TableGrid"/>
        <w:tblW w:w="0" w:type="auto"/>
        <w:jc w:val="center"/>
        <w:tblLayout w:type="fixed"/>
        <w:tblLook w:val="04A0" w:firstRow="1" w:lastRow="0" w:firstColumn="1" w:lastColumn="0" w:noHBand="0" w:noVBand="1"/>
      </w:tblPr>
      <w:tblGrid>
        <w:gridCol w:w="1080"/>
        <w:gridCol w:w="1655"/>
        <w:gridCol w:w="3384"/>
        <w:gridCol w:w="2808"/>
        <w:gridCol w:w="1152"/>
        <w:gridCol w:w="1944"/>
      </w:tblGrid>
      <w:tr w:rsidR="00706B03" w14:paraId="0B7A87A7" w14:textId="77777777">
        <w:trPr>
          <w:tblHeader/>
          <w:jc w:val="center"/>
        </w:trPr>
        <w:tc>
          <w:tcPr>
            <w:tcW w:w="1080" w:type="dxa"/>
            <w:shd w:val="clear" w:color="auto" w:fill="1F4E79"/>
            <w:tcMar>
              <w:top w:w="80" w:type="dxa"/>
              <w:left w:w="100" w:type="dxa"/>
              <w:bottom w:w="80" w:type="dxa"/>
              <w:right w:w="100" w:type="dxa"/>
            </w:tcMar>
            <w:vAlign w:val="center"/>
          </w:tcPr>
          <w:p w14:paraId="552A65D8" w14:textId="77777777" w:rsidR="00706B03" w:rsidRDefault="00000000">
            <w:pPr>
              <w:jc w:val="center"/>
            </w:pPr>
            <w:r>
              <w:rPr>
                <w:b/>
                <w:color w:val="FFFFFF"/>
                <w:sz w:val="18"/>
              </w:rPr>
              <w:t>Req ID</w:t>
            </w:r>
          </w:p>
        </w:tc>
        <w:tc>
          <w:tcPr>
            <w:tcW w:w="1655" w:type="dxa"/>
            <w:shd w:val="clear" w:color="auto" w:fill="1F4E79"/>
            <w:tcMar>
              <w:top w:w="80" w:type="dxa"/>
              <w:left w:w="100" w:type="dxa"/>
              <w:bottom w:w="80" w:type="dxa"/>
              <w:right w:w="100" w:type="dxa"/>
            </w:tcMar>
            <w:vAlign w:val="center"/>
          </w:tcPr>
          <w:p w14:paraId="56920422" w14:textId="77777777" w:rsidR="00706B03" w:rsidRDefault="00000000">
            <w:pPr>
              <w:jc w:val="center"/>
            </w:pPr>
            <w:r>
              <w:rPr>
                <w:b/>
                <w:color w:val="FFFFFF"/>
                <w:sz w:val="18"/>
              </w:rPr>
              <w:t>Feature</w:t>
            </w:r>
          </w:p>
        </w:tc>
        <w:tc>
          <w:tcPr>
            <w:tcW w:w="3384" w:type="dxa"/>
            <w:shd w:val="clear" w:color="auto" w:fill="1F4E79"/>
            <w:tcMar>
              <w:top w:w="80" w:type="dxa"/>
              <w:left w:w="100" w:type="dxa"/>
              <w:bottom w:w="80" w:type="dxa"/>
              <w:right w:w="100" w:type="dxa"/>
            </w:tcMar>
            <w:vAlign w:val="center"/>
          </w:tcPr>
          <w:p w14:paraId="3AB55F13" w14:textId="77777777" w:rsidR="00706B03" w:rsidRDefault="00000000">
            <w:pPr>
              <w:jc w:val="center"/>
            </w:pPr>
            <w:r>
              <w:rPr>
                <w:b/>
                <w:color w:val="FFFFFF"/>
                <w:sz w:val="18"/>
              </w:rPr>
              <w:t>Requirement detail</w:t>
            </w:r>
          </w:p>
        </w:tc>
        <w:tc>
          <w:tcPr>
            <w:tcW w:w="2808" w:type="dxa"/>
            <w:shd w:val="clear" w:color="auto" w:fill="1F4E79"/>
            <w:tcMar>
              <w:top w:w="80" w:type="dxa"/>
              <w:left w:w="100" w:type="dxa"/>
              <w:bottom w:w="80" w:type="dxa"/>
              <w:right w:w="100" w:type="dxa"/>
            </w:tcMar>
            <w:vAlign w:val="center"/>
          </w:tcPr>
          <w:p w14:paraId="5B0D23C2" w14:textId="77777777" w:rsidR="00706B03" w:rsidRDefault="00000000">
            <w:pPr>
              <w:jc w:val="center"/>
            </w:pPr>
            <w:r>
              <w:rPr>
                <w:b/>
                <w:color w:val="FFFFFF"/>
                <w:sz w:val="18"/>
              </w:rPr>
              <w:t>UI / Workflow expectations</w:t>
            </w:r>
          </w:p>
        </w:tc>
        <w:tc>
          <w:tcPr>
            <w:tcW w:w="1152" w:type="dxa"/>
            <w:shd w:val="clear" w:color="auto" w:fill="1F4E79"/>
            <w:tcMar>
              <w:top w:w="80" w:type="dxa"/>
              <w:left w:w="100" w:type="dxa"/>
              <w:bottom w:w="80" w:type="dxa"/>
              <w:right w:w="100" w:type="dxa"/>
            </w:tcMar>
            <w:vAlign w:val="center"/>
          </w:tcPr>
          <w:p w14:paraId="2221AABC" w14:textId="77777777" w:rsidR="00706B03" w:rsidRDefault="00000000">
            <w:pPr>
              <w:jc w:val="center"/>
            </w:pPr>
            <w:r>
              <w:rPr>
                <w:b/>
                <w:color w:val="FFFFFF"/>
                <w:sz w:val="18"/>
              </w:rPr>
              <w:t>Priority</w:t>
            </w:r>
          </w:p>
        </w:tc>
        <w:tc>
          <w:tcPr>
            <w:tcW w:w="1944" w:type="dxa"/>
            <w:shd w:val="clear" w:color="auto" w:fill="1F4E79"/>
            <w:tcMar>
              <w:top w:w="80" w:type="dxa"/>
              <w:left w:w="100" w:type="dxa"/>
              <w:bottom w:w="80" w:type="dxa"/>
              <w:right w:w="100" w:type="dxa"/>
            </w:tcMar>
            <w:vAlign w:val="center"/>
          </w:tcPr>
          <w:p w14:paraId="009FBF4C" w14:textId="77777777" w:rsidR="00706B03" w:rsidRDefault="00000000">
            <w:pPr>
              <w:jc w:val="center"/>
            </w:pPr>
            <w:r>
              <w:rPr>
                <w:b/>
                <w:color w:val="FFFFFF"/>
                <w:sz w:val="18"/>
              </w:rPr>
              <w:t>Validation / Rules</w:t>
            </w:r>
          </w:p>
        </w:tc>
      </w:tr>
      <w:tr w:rsidR="00706B03" w14:paraId="2662A7FD" w14:textId="77777777">
        <w:trPr>
          <w:jc w:val="center"/>
        </w:trPr>
        <w:tc>
          <w:tcPr>
            <w:tcW w:w="1080" w:type="dxa"/>
            <w:tcMar>
              <w:top w:w="80" w:type="dxa"/>
              <w:left w:w="100" w:type="dxa"/>
              <w:bottom w:w="80" w:type="dxa"/>
              <w:right w:w="100" w:type="dxa"/>
            </w:tcMar>
            <w:vAlign w:val="center"/>
          </w:tcPr>
          <w:p w14:paraId="76B2B841" w14:textId="77777777" w:rsidR="00706B03" w:rsidRDefault="00000000">
            <w:pPr>
              <w:jc w:val="center"/>
            </w:pPr>
            <w:r>
              <w:rPr>
                <w:sz w:val="18"/>
              </w:rPr>
              <w:t>DIS-01</w:t>
            </w:r>
          </w:p>
        </w:tc>
        <w:tc>
          <w:tcPr>
            <w:tcW w:w="1655" w:type="dxa"/>
            <w:tcMar>
              <w:top w:w="80" w:type="dxa"/>
              <w:left w:w="100" w:type="dxa"/>
              <w:bottom w:w="80" w:type="dxa"/>
              <w:right w:w="100" w:type="dxa"/>
            </w:tcMar>
            <w:vAlign w:val="center"/>
          </w:tcPr>
          <w:p w14:paraId="41538FDC" w14:textId="77777777" w:rsidR="00706B03" w:rsidRDefault="00000000">
            <w:r>
              <w:rPr>
                <w:sz w:val="18"/>
              </w:rPr>
              <w:t>Discharge readiness workspace</w:t>
            </w:r>
          </w:p>
        </w:tc>
        <w:tc>
          <w:tcPr>
            <w:tcW w:w="3384" w:type="dxa"/>
            <w:tcMar>
              <w:top w:w="80" w:type="dxa"/>
              <w:left w:w="100" w:type="dxa"/>
              <w:bottom w:w="80" w:type="dxa"/>
              <w:right w:w="100" w:type="dxa"/>
            </w:tcMar>
            <w:vAlign w:val="center"/>
          </w:tcPr>
          <w:p w14:paraId="3DC2BEEB" w14:textId="77777777" w:rsidR="00706B03" w:rsidRDefault="00000000">
            <w:r>
              <w:rPr>
                <w:sz w:val="18"/>
              </w:rPr>
              <w:t>Track expected discharge date, blockers, counseling status and discharge checklist completion.</w:t>
            </w:r>
          </w:p>
        </w:tc>
        <w:tc>
          <w:tcPr>
            <w:tcW w:w="2808" w:type="dxa"/>
            <w:tcMar>
              <w:top w:w="80" w:type="dxa"/>
              <w:left w:w="100" w:type="dxa"/>
              <w:bottom w:w="80" w:type="dxa"/>
              <w:right w:w="100" w:type="dxa"/>
            </w:tcMar>
            <w:vAlign w:val="center"/>
          </w:tcPr>
          <w:p w14:paraId="73230899" w14:textId="77777777" w:rsidR="00706B03" w:rsidRDefault="00000000">
            <w:r>
              <w:rPr>
                <w:sz w:val="18"/>
              </w:rPr>
              <w:t>Checklist-style panel with owner and due status.</w:t>
            </w:r>
          </w:p>
        </w:tc>
        <w:tc>
          <w:tcPr>
            <w:tcW w:w="1152" w:type="dxa"/>
            <w:tcMar>
              <w:top w:w="80" w:type="dxa"/>
              <w:left w:w="100" w:type="dxa"/>
              <w:bottom w:w="80" w:type="dxa"/>
              <w:right w:w="100" w:type="dxa"/>
            </w:tcMar>
            <w:vAlign w:val="center"/>
          </w:tcPr>
          <w:p w14:paraId="220DBD82"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
          <w:p w14:paraId="042BFBAC" w14:textId="77777777" w:rsidR="00706B03" w:rsidRDefault="00000000">
            <w:r>
              <w:rPr>
                <w:sz w:val="18"/>
              </w:rPr>
              <w:t>Discharge should not finalize if mandatory fields are missing.</w:t>
            </w:r>
          </w:p>
        </w:tc>
      </w:tr>
      <w:tr w:rsidR="00706B03" w14:paraId="03630B89" w14:textId="77777777">
        <w:trPr>
          <w:jc w:val="center"/>
        </w:trPr>
        <w:tc>
          <w:tcPr>
            <w:tcW w:w="1080" w:type="dxa"/>
            <w:shd w:val="clear" w:color="auto" w:fill="EDF3F9"/>
            <w:tcMar>
              <w:top w:w="80" w:type="dxa"/>
              <w:left w:w="100" w:type="dxa"/>
              <w:bottom w:w="80" w:type="dxa"/>
              <w:right w:w="100" w:type="dxa"/>
            </w:tcMar>
            <w:vAlign w:val="center"/>
          </w:tcPr>
          <w:p w14:paraId="31D358B9" w14:textId="77777777" w:rsidR="00706B03" w:rsidRDefault="00000000">
            <w:pPr>
              <w:jc w:val="center"/>
            </w:pPr>
            <w:r>
              <w:rPr>
                <w:sz w:val="18"/>
              </w:rPr>
              <w:t>DIS-02</w:t>
            </w:r>
          </w:p>
        </w:tc>
        <w:tc>
          <w:tcPr>
            <w:tcW w:w="1655" w:type="dxa"/>
            <w:shd w:val="clear" w:color="auto" w:fill="EDF3F9"/>
            <w:tcMar>
              <w:top w:w="80" w:type="dxa"/>
              <w:left w:w="100" w:type="dxa"/>
              <w:bottom w:w="80" w:type="dxa"/>
              <w:right w:w="100" w:type="dxa"/>
            </w:tcMar>
            <w:vAlign w:val="center"/>
          </w:tcPr>
          <w:p w14:paraId="13FF7372" w14:textId="77777777" w:rsidR="00706B03" w:rsidRDefault="00000000">
            <w:r>
              <w:rPr>
                <w:sz w:val="18"/>
              </w:rPr>
              <w:t>Discharge summary generation</w:t>
            </w:r>
          </w:p>
        </w:tc>
        <w:tc>
          <w:tcPr>
            <w:tcW w:w="3384" w:type="dxa"/>
            <w:shd w:val="clear" w:color="auto" w:fill="EDF3F9"/>
            <w:tcMar>
              <w:top w:w="80" w:type="dxa"/>
              <w:left w:w="100" w:type="dxa"/>
              <w:bottom w:w="80" w:type="dxa"/>
              <w:right w:w="100" w:type="dxa"/>
            </w:tcMar>
            <w:vAlign w:val="center"/>
          </w:tcPr>
          <w:p w14:paraId="49FCA5C5" w14:textId="77777777" w:rsidR="00706B03" w:rsidRDefault="00000000">
            <w:r>
              <w:rPr>
                <w:sz w:val="18"/>
              </w:rPr>
              <w:t>Capture final diagnosis, hospital course summary, procedures, discharge medications, home instructions, follow-up appointments and warning signs.</w:t>
            </w:r>
          </w:p>
        </w:tc>
        <w:tc>
          <w:tcPr>
            <w:tcW w:w="2808" w:type="dxa"/>
            <w:shd w:val="clear" w:color="auto" w:fill="EDF3F9"/>
            <w:tcMar>
              <w:top w:w="80" w:type="dxa"/>
              <w:left w:w="100" w:type="dxa"/>
              <w:bottom w:w="80" w:type="dxa"/>
              <w:right w:w="100" w:type="dxa"/>
            </w:tcMar>
            <w:vAlign w:val="center"/>
          </w:tcPr>
          <w:p w14:paraId="7C7049BC" w14:textId="77777777" w:rsidR="00706B03" w:rsidRDefault="00000000">
            <w:r>
              <w:rPr>
                <w:sz w:val="18"/>
              </w:rPr>
              <w:t>Structured summary form with print/export view.</w:t>
            </w:r>
          </w:p>
        </w:tc>
        <w:tc>
          <w:tcPr>
            <w:tcW w:w="1152" w:type="dxa"/>
            <w:shd w:val="clear" w:color="auto" w:fill="EDF3F9"/>
            <w:tcMar>
              <w:top w:w="80" w:type="dxa"/>
              <w:left w:w="100" w:type="dxa"/>
              <w:bottom w:w="80" w:type="dxa"/>
              <w:right w:w="100" w:type="dxa"/>
            </w:tcMar>
            <w:vAlign w:val="center"/>
          </w:tcPr>
          <w:p w14:paraId="7AC9A2F6" w14:textId="77777777" w:rsidR="00706B03" w:rsidRDefault="00000000">
            <w:pPr>
              <w:jc w:val="center"/>
            </w:pPr>
            <w:r>
              <w:rPr>
                <w:sz w:val="18"/>
              </w:rPr>
              <w:t>Required</w:t>
            </w:r>
          </w:p>
        </w:tc>
        <w:tc>
          <w:tcPr>
            <w:tcW w:w="1944" w:type="dxa"/>
            <w:shd w:val="clear" w:color="auto" w:fill="EDF3F9"/>
            <w:tcMar>
              <w:top w:w="80" w:type="dxa"/>
              <w:left w:w="100" w:type="dxa"/>
              <w:bottom w:w="80" w:type="dxa"/>
              <w:right w:w="100" w:type="dxa"/>
            </w:tcMar>
            <w:vAlign w:val="center"/>
          </w:tcPr>
          <w:p w14:paraId="247DA657" w14:textId="77777777" w:rsidR="00706B03" w:rsidRDefault="00000000">
            <w:r>
              <w:rPr>
                <w:sz w:val="18"/>
              </w:rPr>
              <w:t>Finalizing should require authorized clinician sign-off.</w:t>
            </w:r>
          </w:p>
        </w:tc>
      </w:tr>
      <w:tr w:rsidR="00706B03" w14:paraId="49A0088F" w14:textId="77777777">
        <w:trPr>
          <w:jc w:val="center"/>
        </w:trPr>
        <w:tc>
          <w:tcPr>
            <w:tcW w:w="1080" w:type="dxa"/>
            <w:tcMar>
              <w:top w:w="80" w:type="dxa"/>
              <w:left w:w="100" w:type="dxa"/>
              <w:bottom w:w="80" w:type="dxa"/>
              <w:right w:w="100" w:type="dxa"/>
            </w:tcMar>
            <w:vAlign w:val="center"/>
          </w:tcPr>
          <w:p w14:paraId="09BE3587" w14:textId="77777777" w:rsidR="00706B03" w:rsidRDefault="00000000">
            <w:pPr>
              <w:jc w:val="center"/>
            </w:pPr>
            <w:r>
              <w:rPr>
                <w:sz w:val="18"/>
              </w:rPr>
              <w:t>DIS-03</w:t>
            </w:r>
          </w:p>
        </w:tc>
        <w:tc>
          <w:tcPr>
            <w:tcW w:w="1655" w:type="dxa"/>
            <w:tcMar>
              <w:top w:w="80" w:type="dxa"/>
              <w:left w:w="100" w:type="dxa"/>
              <w:bottom w:w="80" w:type="dxa"/>
              <w:right w:w="100" w:type="dxa"/>
            </w:tcMar>
            <w:vAlign w:val="center"/>
          </w:tcPr>
          <w:p w14:paraId="61183CB4" w14:textId="77777777" w:rsidR="00706B03" w:rsidRDefault="00000000">
            <w:r>
              <w:rPr>
                <w:sz w:val="18"/>
              </w:rPr>
              <w:t>Patient handoff publishing</w:t>
            </w:r>
          </w:p>
        </w:tc>
        <w:tc>
          <w:tcPr>
            <w:tcW w:w="3384" w:type="dxa"/>
            <w:tcMar>
              <w:top w:w="80" w:type="dxa"/>
              <w:left w:w="100" w:type="dxa"/>
              <w:bottom w:w="80" w:type="dxa"/>
              <w:right w:w="100" w:type="dxa"/>
            </w:tcMar>
            <w:vAlign w:val="center"/>
          </w:tcPr>
          <w:p w14:paraId="79DDBC39" w14:textId="77777777" w:rsidR="00706B03" w:rsidRDefault="00000000">
            <w:r>
              <w:rPr>
                <w:sz w:val="18"/>
              </w:rPr>
              <w:t>Publish approved discharge pack to patient app/portal.</w:t>
            </w:r>
          </w:p>
        </w:tc>
        <w:tc>
          <w:tcPr>
            <w:tcW w:w="2808" w:type="dxa"/>
            <w:tcMar>
              <w:top w:w="80" w:type="dxa"/>
              <w:left w:w="100" w:type="dxa"/>
              <w:bottom w:w="80" w:type="dxa"/>
              <w:right w:w="100" w:type="dxa"/>
            </w:tcMar>
            <w:vAlign w:val="center"/>
          </w:tcPr>
          <w:p w14:paraId="4A8ADA0E" w14:textId="77777777" w:rsidR="00706B03" w:rsidRDefault="00000000">
            <w:r>
              <w:rPr>
                <w:sz w:val="18"/>
              </w:rPr>
              <w:t>Publication status badge and send/notify action.</w:t>
            </w:r>
          </w:p>
        </w:tc>
        <w:tc>
          <w:tcPr>
            <w:tcW w:w="1152" w:type="dxa"/>
            <w:tcMar>
              <w:top w:w="80" w:type="dxa"/>
              <w:left w:w="100" w:type="dxa"/>
              <w:bottom w:w="80" w:type="dxa"/>
              <w:right w:w="100" w:type="dxa"/>
            </w:tcMar>
            <w:vAlign w:val="center"/>
          </w:tcPr>
          <w:p w14:paraId="4BDC34F6"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
          <w:p w14:paraId="59E88E18" w14:textId="77777777" w:rsidR="00706B03" w:rsidRDefault="00000000">
            <w:r>
              <w:rPr>
                <w:sz w:val="18"/>
              </w:rPr>
              <w:t>Only approved content becomes patient visible.</w:t>
            </w:r>
          </w:p>
        </w:tc>
      </w:tr>
      <w:tr w:rsidR="00706B03" w14:paraId="75350222" w14:textId="77777777">
        <w:trPr>
          <w:jc w:val="center"/>
        </w:trPr>
        <w:tc>
          <w:tcPr>
            <w:tcW w:w="1080" w:type="dxa"/>
            <w:shd w:val="clear" w:color="auto" w:fill="EDF3F9"/>
            <w:tcMar>
              <w:top w:w="80" w:type="dxa"/>
              <w:left w:w="100" w:type="dxa"/>
              <w:bottom w:w="80" w:type="dxa"/>
              <w:right w:w="100" w:type="dxa"/>
            </w:tcMar>
            <w:vAlign w:val="center"/>
          </w:tcPr>
          <w:p w14:paraId="1B7527A0" w14:textId="77777777" w:rsidR="00706B03" w:rsidRDefault="00000000">
            <w:pPr>
              <w:jc w:val="center"/>
            </w:pPr>
            <w:r>
              <w:rPr>
                <w:sz w:val="18"/>
              </w:rPr>
              <w:t>DIS-04</w:t>
            </w:r>
          </w:p>
        </w:tc>
        <w:tc>
          <w:tcPr>
            <w:tcW w:w="1655" w:type="dxa"/>
            <w:shd w:val="clear" w:color="auto" w:fill="EDF3F9"/>
            <w:tcMar>
              <w:top w:w="80" w:type="dxa"/>
              <w:left w:w="100" w:type="dxa"/>
              <w:bottom w:w="80" w:type="dxa"/>
              <w:right w:w="100" w:type="dxa"/>
            </w:tcMar>
            <w:vAlign w:val="center"/>
          </w:tcPr>
          <w:p w14:paraId="787DD826" w14:textId="77777777" w:rsidR="00706B03" w:rsidRDefault="00000000">
            <w:r>
              <w:rPr>
                <w:sz w:val="18"/>
              </w:rPr>
              <w:t>Post-discharge reminders</w:t>
            </w:r>
          </w:p>
        </w:tc>
        <w:tc>
          <w:tcPr>
            <w:tcW w:w="3384" w:type="dxa"/>
            <w:shd w:val="clear" w:color="auto" w:fill="EDF3F9"/>
            <w:tcMar>
              <w:top w:w="80" w:type="dxa"/>
              <w:left w:w="100" w:type="dxa"/>
              <w:bottom w:w="80" w:type="dxa"/>
              <w:right w:w="100" w:type="dxa"/>
            </w:tcMar>
            <w:vAlign w:val="center"/>
          </w:tcPr>
          <w:p w14:paraId="0EDA1E65" w14:textId="77777777" w:rsidR="00706B03" w:rsidRDefault="00000000">
            <w:r>
              <w:rPr>
                <w:sz w:val="18"/>
              </w:rPr>
              <w:t>Configure reminder dates for medications, doctor review and scheduled tests.</w:t>
            </w:r>
          </w:p>
        </w:tc>
        <w:tc>
          <w:tcPr>
            <w:tcW w:w="2808" w:type="dxa"/>
            <w:shd w:val="clear" w:color="auto" w:fill="EDF3F9"/>
            <w:tcMar>
              <w:top w:w="80" w:type="dxa"/>
              <w:left w:w="100" w:type="dxa"/>
              <w:bottom w:w="80" w:type="dxa"/>
              <w:right w:w="100" w:type="dxa"/>
            </w:tcMar>
            <w:vAlign w:val="center"/>
          </w:tcPr>
          <w:p w14:paraId="60CCD471" w14:textId="77777777" w:rsidR="00706B03" w:rsidRDefault="00000000">
            <w:r>
              <w:rPr>
                <w:sz w:val="18"/>
              </w:rPr>
              <w:t>Reminder setup integrated with follow-up panel.</w:t>
            </w:r>
          </w:p>
        </w:tc>
        <w:tc>
          <w:tcPr>
            <w:tcW w:w="1152" w:type="dxa"/>
            <w:shd w:val="clear" w:color="auto" w:fill="EDF3F9"/>
            <w:tcMar>
              <w:top w:w="80" w:type="dxa"/>
              <w:left w:w="100" w:type="dxa"/>
              <w:bottom w:w="80" w:type="dxa"/>
              <w:right w:w="100" w:type="dxa"/>
            </w:tcMar>
            <w:vAlign w:val="center"/>
          </w:tcPr>
          <w:p w14:paraId="2CFEE565" w14:textId="77777777" w:rsidR="00706B03" w:rsidRDefault="00000000">
            <w:pPr>
              <w:jc w:val="center"/>
            </w:pPr>
            <w:r>
              <w:rPr>
                <w:sz w:val="18"/>
              </w:rPr>
              <w:t>Recommended</w:t>
            </w:r>
          </w:p>
        </w:tc>
        <w:tc>
          <w:tcPr>
            <w:tcW w:w="1944" w:type="dxa"/>
            <w:shd w:val="clear" w:color="auto" w:fill="EDF3F9"/>
            <w:tcMar>
              <w:top w:w="80" w:type="dxa"/>
              <w:left w:w="100" w:type="dxa"/>
              <w:bottom w:w="80" w:type="dxa"/>
              <w:right w:w="100" w:type="dxa"/>
            </w:tcMar>
            <w:vAlign w:val="center"/>
          </w:tcPr>
          <w:p w14:paraId="49B30E36" w14:textId="77777777" w:rsidR="00706B03" w:rsidRDefault="00000000">
            <w:r>
              <w:rPr>
                <w:sz w:val="18"/>
              </w:rPr>
              <w:t>Supports patient-side engagement without duplicate entry.</w:t>
            </w:r>
          </w:p>
        </w:tc>
      </w:tr>
    </w:tbl>
    <w:p w14:paraId="0D9FCE5C" w14:textId="77777777" w:rsidR="00706B03" w:rsidRDefault="00706B03"/>
    <w:p w14:paraId="46BC6A93" w14:textId="77777777" w:rsidR="00706B03" w:rsidRDefault="00000000">
      <w:pPr>
        <w:spacing w:before="200" w:after="120"/>
      </w:pPr>
      <w:r>
        <w:rPr>
          <w:b/>
          <w:color w:val="1F4E79"/>
          <w:sz w:val="32"/>
        </w:rPr>
        <w:t>15. Document Center and File Governance Requirements</w:t>
      </w:r>
    </w:p>
    <w:tbl>
      <w:tblPr>
        <w:tblStyle w:val="TableGrid"/>
        <w:tblW w:w="0" w:type="auto"/>
        <w:jc w:val="center"/>
        <w:tblLayout w:type="fixed"/>
        <w:tblLook w:val="04A0" w:firstRow="1" w:lastRow="0" w:firstColumn="1" w:lastColumn="0" w:noHBand="0" w:noVBand="1"/>
      </w:tblPr>
      <w:tblGrid>
        <w:gridCol w:w="1080"/>
        <w:gridCol w:w="1655"/>
        <w:gridCol w:w="3384"/>
        <w:gridCol w:w="2808"/>
        <w:gridCol w:w="1152"/>
        <w:gridCol w:w="1944"/>
      </w:tblGrid>
      <w:tr w:rsidR="00706B03" w14:paraId="355167FA" w14:textId="77777777">
        <w:trPr>
          <w:tblHeader/>
          <w:jc w:val="center"/>
        </w:trPr>
        <w:tc>
          <w:tcPr>
            <w:tcW w:w="1080" w:type="dxa"/>
            <w:shd w:val="clear" w:color="auto" w:fill="1F4E79"/>
            <w:tcMar>
              <w:top w:w="80" w:type="dxa"/>
              <w:left w:w="100" w:type="dxa"/>
              <w:bottom w:w="80" w:type="dxa"/>
              <w:right w:w="100" w:type="dxa"/>
            </w:tcMar>
            <w:vAlign w:val="center"/>
          </w:tcPr>
          <w:p w14:paraId="45516A5C" w14:textId="77777777" w:rsidR="00706B03" w:rsidRDefault="00000000">
            <w:pPr>
              <w:jc w:val="center"/>
            </w:pPr>
            <w:r>
              <w:rPr>
                <w:b/>
                <w:color w:val="FFFFFF"/>
                <w:sz w:val="18"/>
              </w:rPr>
              <w:t>Req ID</w:t>
            </w:r>
          </w:p>
        </w:tc>
        <w:tc>
          <w:tcPr>
            <w:tcW w:w="1655" w:type="dxa"/>
            <w:shd w:val="clear" w:color="auto" w:fill="1F4E79"/>
            <w:tcMar>
              <w:top w:w="80" w:type="dxa"/>
              <w:left w:w="100" w:type="dxa"/>
              <w:bottom w:w="80" w:type="dxa"/>
              <w:right w:w="100" w:type="dxa"/>
            </w:tcMar>
            <w:vAlign w:val="center"/>
          </w:tcPr>
          <w:p w14:paraId="5F6A26E8" w14:textId="77777777" w:rsidR="00706B03" w:rsidRDefault="00000000">
            <w:pPr>
              <w:jc w:val="center"/>
            </w:pPr>
            <w:r>
              <w:rPr>
                <w:b/>
                <w:color w:val="FFFFFF"/>
                <w:sz w:val="18"/>
              </w:rPr>
              <w:t>Feature</w:t>
            </w:r>
          </w:p>
        </w:tc>
        <w:tc>
          <w:tcPr>
            <w:tcW w:w="3384" w:type="dxa"/>
            <w:shd w:val="clear" w:color="auto" w:fill="1F4E79"/>
            <w:tcMar>
              <w:top w:w="80" w:type="dxa"/>
              <w:left w:w="100" w:type="dxa"/>
              <w:bottom w:w="80" w:type="dxa"/>
              <w:right w:w="100" w:type="dxa"/>
            </w:tcMar>
            <w:vAlign w:val="center"/>
          </w:tcPr>
          <w:p w14:paraId="06638A2C" w14:textId="77777777" w:rsidR="00706B03" w:rsidRDefault="00000000">
            <w:pPr>
              <w:jc w:val="center"/>
            </w:pPr>
            <w:r>
              <w:rPr>
                <w:b/>
                <w:color w:val="FFFFFF"/>
                <w:sz w:val="18"/>
              </w:rPr>
              <w:t>Requirement detail</w:t>
            </w:r>
          </w:p>
        </w:tc>
        <w:tc>
          <w:tcPr>
            <w:tcW w:w="2808" w:type="dxa"/>
            <w:shd w:val="clear" w:color="auto" w:fill="1F4E79"/>
            <w:tcMar>
              <w:top w:w="80" w:type="dxa"/>
              <w:left w:w="100" w:type="dxa"/>
              <w:bottom w:w="80" w:type="dxa"/>
              <w:right w:w="100" w:type="dxa"/>
            </w:tcMar>
            <w:vAlign w:val="center"/>
          </w:tcPr>
          <w:p w14:paraId="33B85F13" w14:textId="77777777" w:rsidR="00706B03" w:rsidRDefault="00000000">
            <w:pPr>
              <w:jc w:val="center"/>
            </w:pPr>
            <w:r>
              <w:rPr>
                <w:b/>
                <w:color w:val="FFFFFF"/>
                <w:sz w:val="18"/>
              </w:rPr>
              <w:t>UI / Workflow expectations</w:t>
            </w:r>
          </w:p>
        </w:tc>
        <w:tc>
          <w:tcPr>
            <w:tcW w:w="1152" w:type="dxa"/>
            <w:shd w:val="clear" w:color="auto" w:fill="1F4E79"/>
            <w:tcMar>
              <w:top w:w="80" w:type="dxa"/>
              <w:left w:w="100" w:type="dxa"/>
              <w:bottom w:w="80" w:type="dxa"/>
              <w:right w:w="100" w:type="dxa"/>
            </w:tcMar>
            <w:vAlign w:val="center"/>
          </w:tcPr>
          <w:p w14:paraId="4324325F" w14:textId="77777777" w:rsidR="00706B03" w:rsidRDefault="00000000">
            <w:pPr>
              <w:jc w:val="center"/>
            </w:pPr>
            <w:r>
              <w:rPr>
                <w:b/>
                <w:color w:val="FFFFFF"/>
                <w:sz w:val="18"/>
              </w:rPr>
              <w:t>Priority</w:t>
            </w:r>
          </w:p>
        </w:tc>
        <w:tc>
          <w:tcPr>
            <w:tcW w:w="1944" w:type="dxa"/>
            <w:shd w:val="clear" w:color="auto" w:fill="1F4E79"/>
            <w:tcMar>
              <w:top w:w="80" w:type="dxa"/>
              <w:left w:w="100" w:type="dxa"/>
              <w:bottom w:w="80" w:type="dxa"/>
              <w:right w:w="100" w:type="dxa"/>
            </w:tcMar>
            <w:vAlign w:val="center"/>
          </w:tcPr>
          <w:p w14:paraId="5EAD3183" w14:textId="77777777" w:rsidR="00706B03" w:rsidRDefault="00000000">
            <w:pPr>
              <w:jc w:val="center"/>
            </w:pPr>
            <w:r>
              <w:rPr>
                <w:b/>
                <w:color w:val="FFFFFF"/>
                <w:sz w:val="18"/>
              </w:rPr>
              <w:t>Validation / Rules</w:t>
            </w:r>
          </w:p>
        </w:tc>
      </w:tr>
      <w:tr w:rsidR="00706B03" w14:paraId="14BC710F" w14:textId="77777777">
        <w:trPr>
          <w:jc w:val="center"/>
        </w:trPr>
        <w:tc>
          <w:tcPr>
            <w:tcW w:w="1080" w:type="dxa"/>
            <w:tcMar>
              <w:top w:w="80" w:type="dxa"/>
              <w:left w:w="100" w:type="dxa"/>
              <w:bottom w:w="80" w:type="dxa"/>
              <w:right w:w="100" w:type="dxa"/>
            </w:tcMar>
            <w:vAlign w:val="center"/>
          </w:tcPr>
          <w:p w14:paraId="0F0E9F31" w14:textId="77777777" w:rsidR="00706B03" w:rsidRDefault="00000000">
            <w:pPr>
              <w:jc w:val="center"/>
            </w:pPr>
            <w:r>
              <w:rPr>
                <w:sz w:val="18"/>
              </w:rPr>
              <w:t>DOC-01</w:t>
            </w:r>
          </w:p>
        </w:tc>
        <w:tc>
          <w:tcPr>
            <w:tcW w:w="1655" w:type="dxa"/>
            <w:tcMar>
              <w:top w:w="80" w:type="dxa"/>
              <w:left w:w="100" w:type="dxa"/>
              <w:bottom w:w="80" w:type="dxa"/>
              <w:right w:w="100" w:type="dxa"/>
            </w:tcMar>
            <w:vAlign w:val="center"/>
          </w:tcPr>
          <w:p w14:paraId="3EFDC536" w14:textId="77777777" w:rsidR="00706B03" w:rsidRDefault="00000000">
            <w:r>
              <w:rPr>
                <w:sz w:val="18"/>
              </w:rPr>
              <w:t>Document repository</w:t>
            </w:r>
          </w:p>
        </w:tc>
        <w:tc>
          <w:tcPr>
            <w:tcW w:w="3384" w:type="dxa"/>
            <w:tcMar>
              <w:top w:w="80" w:type="dxa"/>
              <w:left w:w="100" w:type="dxa"/>
              <w:bottom w:w="80" w:type="dxa"/>
              <w:right w:w="100" w:type="dxa"/>
            </w:tcMar>
            <w:vAlign w:val="center"/>
          </w:tcPr>
          <w:p w14:paraId="28837B1D" w14:textId="77777777" w:rsidR="00706B03" w:rsidRDefault="00000000">
            <w:r>
              <w:rPr>
                <w:sz w:val="18"/>
              </w:rPr>
              <w:t>Store prescriptions, reports, consent forms, discharge files, referrals and scanned documents.</w:t>
            </w:r>
          </w:p>
        </w:tc>
        <w:tc>
          <w:tcPr>
            <w:tcW w:w="2808" w:type="dxa"/>
            <w:tcMar>
              <w:top w:w="80" w:type="dxa"/>
              <w:left w:w="100" w:type="dxa"/>
              <w:bottom w:w="80" w:type="dxa"/>
              <w:right w:w="100" w:type="dxa"/>
            </w:tcMar>
            <w:vAlign w:val="center"/>
          </w:tcPr>
          <w:p w14:paraId="5716E0D9" w14:textId="77777777" w:rsidR="00706B03" w:rsidRDefault="00000000">
            <w:r>
              <w:rPr>
                <w:sz w:val="18"/>
              </w:rPr>
              <w:t>Document center with category filters and previews.</w:t>
            </w:r>
          </w:p>
        </w:tc>
        <w:tc>
          <w:tcPr>
            <w:tcW w:w="1152" w:type="dxa"/>
            <w:tcMar>
              <w:top w:w="80" w:type="dxa"/>
              <w:left w:w="100" w:type="dxa"/>
              <w:bottom w:w="80" w:type="dxa"/>
              <w:right w:w="100" w:type="dxa"/>
            </w:tcMar>
            <w:vAlign w:val="center"/>
          </w:tcPr>
          <w:p w14:paraId="23BCD274"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
          <w:p w14:paraId="1DE27C04" w14:textId="77777777" w:rsidR="00706B03" w:rsidRDefault="00000000">
            <w:r>
              <w:rPr>
                <w:sz w:val="18"/>
              </w:rPr>
              <w:t>Every document needs owner, patient linkage and upload timestamp.</w:t>
            </w:r>
          </w:p>
        </w:tc>
      </w:tr>
      <w:tr w:rsidR="00706B03" w14:paraId="19D2D610" w14:textId="77777777">
        <w:trPr>
          <w:jc w:val="center"/>
        </w:trPr>
        <w:tc>
          <w:tcPr>
            <w:tcW w:w="1080" w:type="dxa"/>
            <w:shd w:val="clear" w:color="auto" w:fill="EDF3F9"/>
            <w:tcMar>
              <w:top w:w="80" w:type="dxa"/>
              <w:left w:w="100" w:type="dxa"/>
              <w:bottom w:w="80" w:type="dxa"/>
              <w:right w:w="100" w:type="dxa"/>
            </w:tcMar>
            <w:vAlign w:val="center"/>
          </w:tcPr>
          <w:p w14:paraId="1C4A0A7E" w14:textId="77777777" w:rsidR="00706B03" w:rsidRDefault="00000000">
            <w:pPr>
              <w:jc w:val="center"/>
            </w:pPr>
            <w:r>
              <w:rPr>
                <w:sz w:val="18"/>
              </w:rPr>
              <w:t>DOC-02</w:t>
            </w:r>
          </w:p>
        </w:tc>
        <w:tc>
          <w:tcPr>
            <w:tcW w:w="1655" w:type="dxa"/>
            <w:shd w:val="clear" w:color="auto" w:fill="EDF3F9"/>
            <w:tcMar>
              <w:top w:w="80" w:type="dxa"/>
              <w:left w:w="100" w:type="dxa"/>
              <w:bottom w:w="80" w:type="dxa"/>
              <w:right w:w="100" w:type="dxa"/>
            </w:tcMar>
            <w:vAlign w:val="center"/>
          </w:tcPr>
          <w:p w14:paraId="5F814688" w14:textId="77777777" w:rsidR="00706B03" w:rsidRDefault="00000000">
            <w:r>
              <w:rPr>
                <w:sz w:val="18"/>
              </w:rPr>
              <w:t>Classification and visibility</w:t>
            </w:r>
          </w:p>
        </w:tc>
        <w:tc>
          <w:tcPr>
            <w:tcW w:w="3384" w:type="dxa"/>
            <w:shd w:val="clear" w:color="auto" w:fill="EDF3F9"/>
            <w:tcMar>
              <w:top w:w="80" w:type="dxa"/>
              <w:left w:w="100" w:type="dxa"/>
              <w:bottom w:w="80" w:type="dxa"/>
              <w:right w:w="100" w:type="dxa"/>
            </w:tcMar>
            <w:vAlign w:val="center"/>
          </w:tcPr>
          <w:p w14:paraId="7D7BC989" w14:textId="77777777" w:rsidR="00706B03" w:rsidRDefault="00000000">
            <w:r>
              <w:rPr>
                <w:sz w:val="18"/>
              </w:rPr>
              <w:t>Each file shall have category, document date, source and patient-visibility setting.</w:t>
            </w:r>
          </w:p>
        </w:tc>
        <w:tc>
          <w:tcPr>
            <w:tcW w:w="2808" w:type="dxa"/>
            <w:shd w:val="clear" w:color="auto" w:fill="EDF3F9"/>
            <w:tcMar>
              <w:top w:w="80" w:type="dxa"/>
              <w:left w:w="100" w:type="dxa"/>
              <w:bottom w:w="80" w:type="dxa"/>
              <w:right w:w="100" w:type="dxa"/>
            </w:tcMar>
            <w:vAlign w:val="center"/>
          </w:tcPr>
          <w:p w14:paraId="10EF8FD3" w14:textId="77777777" w:rsidR="00706B03" w:rsidRDefault="00000000">
            <w:r>
              <w:rPr>
                <w:sz w:val="18"/>
              </w:rPr>
              <w:t>Metadata side panel required on upload.</w:t>
            </w:r>
          </w:p>
        </w:tc>
        <w:tc>
          <w:tcPr>
            <w:tcW w:w="1152" w:type="dxa"/>
            <w:shd w:val="clear" w:color="auto" w:fill="EDF3F9"/>
            <w:tcMar>
              <w:top w:w="80" w:type="dxa"/>
              <w:left w:w="100" w:type="dxa"/>
              <w:bottom w:w="80" w:type="dxa"/>
              <w:right w:w="100" w:type="dxa"/>
            </w:tcMar>
            <w:vAlign w:val="center"/>
          </w:tcPr>
          <w:p w14:paraId="516D394A" w14:textId="77777777" w:rsidR="00706B03" w:rsidRDefault="00000000">
            <w:pPr>
              <w:jc w:val="center"/>
            </w:pPr>
            <w:r>
              <w:rPr>
                <w:sz w:val="18"/>
              </w:rPr>
              <w:t>Required</w:t>
            </w:r>
          </w:p>
        </w:tc>
        <w:tc>
          <w:tcPr>
            <w:tcW w:w="1944" w:type="dxa"/>
            <w:shd w:val="clear" w:color="auto" w:fill="EDF3F9"/>
            <w:tcMar>
              <w:top w:w="80" w:type="dxa"/>
              <w:left w:w="100" w:type="dxa"/>
              <w:bottom w:w="80" w:type="dxa"/>
              <w:right w:w="100" w:type="dxa"/>
            </w:tcMar>
            <w:vAlign w:val="center"/>
          </w:tcPr>
          <w:p w14:paraId="663BA917" w14:textId="77777777" w:rsidR="00706B03" w:rsidRDefault="00000000">
            <w:r>
              <w:rPr>
                <w:sz w:val="18"/>
              </w:rPr>
              <w:t>Patient-visible defaults should be conservative.</w:t>
            </w:r>
          </w:p>
        </w:tc>
      </w:tr>
      <w:tr w:rsidR="00706B03" w14:paraId="5A077AAC" w14:textId="77777777">
        <w:trPr>
          <w:jc w:val="center"/>
        </w:trPr>
        <w:tc>
          <w:tcPr>
            <w:tcW w:w="1080" w:type="dxa"/>
            <w:tcMar>
              <w:top w:w="80" w:type="dxa"/>
              <w:left w:w="100" w:type="dxa"/>
              <w:bottom w:w="80" w:type="dxa"/>
              <w:right w:w="100" w:type="dxa"/>
            </w:tcMar>
            <w:vAlign w:val="center"/>
          </w:tcPr>
          <w:p w14:paraId="486ADD35" w14:textId="77777777" w:rsidR="00706B03" w:rsidRDefault="00000000">
            <w:pPr>
              <w:jc w:val="center"/>
            </w:pPr>
            <w:r>
              <w:rPr>
                <w:sz w:val="18"/>
              </w:rPr>
              <w:t>DOC-03</w:t>
            </w:r>
          </w:p>
        </w:tc>
        <w:tc>
          <w:tcPr>
            <w:tcW w:w="1655" w:type="dxa"/>
            <w:tcMar>
              <w:top w:w="80" w:type="dxa"/>
              <w:left w:w="100" w:type="dxa"/>
              <w:bottom w:w="80" w:type="dxa"/>
              <w:right w:w="100" w:type="dxa"/>
            </w:tcMar>
            <w:vAlign w:val="center"/>
          </w:tcPr>
          <w:p w14:paraId="46B51956" w14:textId="77777777" w:rsidR="00706B03" w:rsidRDefault="00000000">
            <w:r>
              <w:rPr>
                <w:sz w:val="18"/>
              </w:rPr>
              <w:t>Versioning / replacement</w:t>
            </w:r>
          </w:p>
        </w:tc>
        <w:tc>
          <w:tcPr>
            <w:tcW w:w="3384" w:type="dxa"/>
            <w:tcMar>
              <w:top w:w="80" w:type="dxa"/>
              <w:left w:w="100" w:type="dxa"/>
              <w:bottom w:w="80" w:type="dxa"/>
              <w:right w:w="100" w:type="dxa"/>
            </w:tcMar>
            <w:vAlign w:val="center"/>
          </w:tcPr>
          <w:p w14:paraId="2C99E557" w14:textId="77777777" w:rsidR="00706B03" w:rsidRDefault="00000000">
            <w:r>
              <w:rPr>
                <w:sz w:val="18"/>
              </w:rPr>
              <w:t>Allow updated files while keeping prior versions for traceability.</w:t>
            </w:r>
          </w:p>
        </w:tc>
        <w:tc>
          <w:tcPr>
            <w:tcW w:w="2808" w:type="dxa"/>
            <w:tcMar>
              <w:top w:w="80" w:type="dxa"/>
              <w:left w:w="100" w:type="dxa"/>
              <w:bottom w:w="80" w:type="dxa"/>
              <w:right w:w="100" w:type="dxa"/>
            </w:tcMar>
            <w:vAlign w:val="center"/>
          </w:tcPr>
          <w:p w14:paraId="27000011" w14:textId="77777777" w:rsidR="00706B03" w:rsidRDefault="00000000">
            <w:r>
              <w:rPr>
                <w:sz w:val="18"/>
              </w:rPr>
              <w:t>Show current vs superseded files.</w:t>
            </w:r>
          </w:p>
        </w:tc>
        <w:tc>
          <w:tcPr>
            <w:tcW w:w="1152" w:type="dxa"/>
            <w:tcMar>
              <w:top w:w="80" w:type="dxa"/>
              <w:left w:w="100" w:type="dxa"/>
              <w:bottom w:w="80" w:type="dxa"/>
              <w:right w:w="100" w:type="dxa"/>
            </w:tcMar>
            <w:vAlign w:val="center"/>
          </w:tcPr>
          <w:p w14:paraId="460F4E43" w14:textId="77777777" w:rsidR="00706B03" w:rsidRDefault="00000000">
            <w:pPr>
              <w:jc w:val="center"/>
            </w:pPr>
            <w:r>
              <w:rPr>
                <w:sz w:val="18"/>
              </w:rPr>
              <w:t>Recommended</w:t>
            </w:r>
          </w:p>
        </w:tc>
        <w:tc>
          <w:tcPr>
            <w:tcW w:w="1944" w:type="dxa"/>
            <w:tcMar>
              <w:top w:w="80" w:type="dxa"/>
              <w:left w:w="100" w:type="dxa"/>
              <w:bottom w:w="80" w:type="dxa"/>
              <w:right w:w="100" w:type="dxa"/>
            </w:tcMar>
            <w:vAlign w:val="center"/>
          </w:tcPr>
          <w:p w14:paraId="543A421F" w14:textId="77777777" w:rsidR="00706B03" w:rsidRDefault="00000000">
            <w:r>
              <w:rPr>
                <w:sz w:val="18"/>
              </w:rPr>
              <w:t>No destructive overwrite without history.</w:t>
            </w:r>
          </w:p>
        </w:tc>
      </w:tr>
    </w:tbl>
    <w:p w14:paraId="6BFA0966" w14:textId="77777777" w:rsidR="00706B03" w:rsidRDefault="00706B03"/>
    <w:p w14:paraId="724783FD" w14:textId="77777777" w:rsidR="00706B03" w:rsidRDefault="00000000">
      <w:pPr>
        <w:spacing w:before="200" w:after="120"/>
      </w:pPr>
      <w:r>
        <w:rPr>
          <w:b/>
          <w:color w:val="1F4E79"/>
          <w:sz w:val="32"/>
        </w:rPr>
        <w:t>16. Notifications, Alerts and Communication Requirements</w:t>
      </w:r>
    </w:p>
    <w:tbl>
      <w:tblPr>
        <w:tblStyle w:val="TableGrid"/>
        <w:tblW w:w="0" w:type="auto"/>
        <w:jc w:val="center"/>
        <w:tblLayout w:type="fixed"/>
        <w:tblLook w:val="04A0" w:firstRow="1" w:lastRow="0" w:firstColumn="1" w:lastColumn="0" w:noHBand="0" w:noVBand="1"/>
      </w:tblPr>
      <w:tblGrid>
        <w:gridCol w:w="1080"/>
        <w:gridCol w:w="1655"/>
        <w:gridCol w:w="3384"/>
        <w:gridCol w:w="2808"/>
        <w:gridCol w:w="1152"/>
        <w:gridCol w:w="1944"/>
      </w:tblGrid>
      <w:tr w:rsidR="00706B03" w14:paraId="14E16FA6" w14:textId="77777777">
        <w:trPr>
          <w:tblHeader/>
          <w:jc w:val="center"/>
        </w:trPr>
        <w:tc>
          <w:tcPr>
            <w:tcW w:w="1080" w:type="dxa"/>
            <w:shd w:val="clear" w:color="auto" w:fill="1F4E79"/>
            <w:tcMar>
              <w:top w:w="80" w:type="dxa"/>
              <w:left w:w="100" w:type="dxa"/>
              <w:bottom w:w="80" w:type="dxa"/>
              <w:right w:w="100" w:type="dxa"/>
            </w:tcMar>
            <w:vAlign w:val="center"/>
          </w:tcPr>
          <w:p w14:paraId="3C9F7D84" w14:textId="77777777" w:rsidR="00706B03" w:rsidRDefault="00000000">
            <w:pPr>
              <w:jc w:val="center"/>
            </w:pPr>
            <w:r>
              <w:rPr>
                <w:b/>
                <w:color w:val="FFFFFF"/>
                <w:sz w:val="18"/>
              </w:rPr>
              <w:t>Req ID</w:t>
            </w:r>
          </w:p>
        </w:tc>
        <w:tc>
          <w:tcPr>
            <w:tcW w:w="1655" w:type="dxa"/>
            <w:shd w:val="clear" w:color="auto" w:fill="1F4E79"/>
            <w:tcMar>
              <w:top w:w="80" w:type="dxa"/>
              <w:left w:w="100" w:type="dxa"/>
              <w:bottom w:w="80" w:type="dxa"/>
              <w:right w:w="100" w:type="dxa"/>
            </w:tcMar>
            <w:vAlign w:val="center"/>
          </w:tcPr>
          <w:p w14:paraId="4D9F0D7D" w14:textId="77777777" w:rsidR="00706B03" w:rsidRDefault="00000000">
            <w:pPr>
              <w:jc w:val="center"/>
            </w:pPr>
            <w:r>
              <w:rPr>
                <w:b/>
                <w:color w:val="FFFFFF"/>
                <w:sz w:val="18"/>
              </w:rPr>
              <w:t>Feature</w:t>
            </w:r>
          </w:p>
        </w:tc>
        <w:tc>
          <w:tcPr>
            <w:tcW w:w="3384" w:type="dxa"/>
            <w:shd w:val="clear" w:color="auto" w:fill="1F4E79"/>
            <w:tcMar>
              <w:top w:w="80" w:type="dxa"/>
              <w:left w:w="100" w:type="dxa"/>
              <w:bottom w:w="80" w:type="dxa"/>
              <w:right w:w="100" w:type="dxa"/>
            </w:tcMar>
            <w:vAlign w:val="center"/>
          </w:tcPr>
          <w:p w14:paraId="69D55AC3" w14:textId="77777777" w:rsidR="00706B03" w:rsidRDefault="00000000">
            <w:pPr>
              <w:jc w:val="center"/>
            </w:pPr>
            <w:r>
              <w:rPr>
                <w:b/>
                <w:color w:val="FFFFFF"/>
                <w:sz w:val="18"/>
              </w:rPr>
              <w:t>Requirement detail</w:t>
            </w:r>
          </w:p>
        </w:tc>
        <w:tc>
          <w:tcPr>
            <w:tcW w:w="2808" w:type="dxa"/>
            <w:shd w:val="clear" w:color="auto" w:fill="1F4E79"/>
            <w:tcMar>
              <w:top w:w="80" w:type="dxa"/>
              <w:left w:w="100" w:type="dxa"/>
              <w:bottom w:w="80" w:type="dxa"/>
              <w:right w:w="100" w:type="dxa"/>
            </w:tcMar>
            <w:vAlign w:val="center"/>
          </w:tcPr>
          <w:p w14:paraId="3907C953" w14:textId="77777777" w:rsidR="00706B03" w:rsidRDefault="00000000">
            <w:pPr>
              <w:jc w:val="center"/>
            </w:pPr>
            <w:r>
              <w:rPr>
                <w:b/>
                <w:color w:val="FFFFFF"/>
                <w:sz w:val="18"/>
              </w:rPr>
              <w:t>UI / Workflow expectations</w:t>
            </w:r>
          </w:p>
        </w:tc>
        <w:tc>
          <w:tcPr>
            <w:tcW w:w="1152" w:type="dxa"/>
            <w:shd w:val="clear" w:color="auto" w:fill="1F4E79"/>
            <w:tcMar>
              <w:top w:w="80" w:type="dxa"/>
              <w:left w:w="100" w:type="dxa"/>
              <w:bottom w:w="80" w:type="dxa"/>
              <w:right w:w="100" w:type="dxa"/>
            </w:tcMar>
            <w:vAlign w:val="center"/>
          </w:tcPr>
          <w:p w14:paraId="7AC350DC" w14:textId="77777777" w:rsidR="00706B03" w:rsidRDefault="00000000">
            <w:pPr>
              <w:jc w:val="center"/>
            </w:pPr>
            <w:r>
              <w:rPr>
                <w:b/>
                <w:color w:val="FFFFFF"/>
                <w:sz w:val="18"/>
              </w:rPr>
              <w:t>Priority</w:t>
            </w:r>
          </w:p>
        </w:tc>
        <w:tc>
          <w:tcPr>
            <w:tcW w:w="1944" w:type="dxa"/>
            <w:shd w:val="clear" w:color="auto" w:fill="1F4E79"/>
            <w:tcMar>
              <w:top w:w="80" w:type="dxa"/>
              <w:left w:w="100" w:type="dxa"/>
              <w:bottom w:w="80" w:type="dxa"/>
              <w:right w:w="100" w:type="dxa"/>
            </w:tcMar>
            <w:vAlign w:val="center"/>
          </w:tcPr>
          <w:p w14:paraId="320214B7" w14:textId="77777777" w:rsidR="00706B03" w:rsidRDefault="00000000">
            <w:pPr>
              <w:jc w:val="center"/>
            </w:pPr>
            <w:r>
              <w:rPr>
                <w:b/>
                <w:color w:val="FFFFFF"/>
                <w:sz w:val="18"/>
              </w:rPr>
              <w:t>Validation / Rules</w:t>
            </w:r>
          </w:p>
        </w:tc>
      </w:tr>
      <w:tr w:rsidR="00706B03" w14:paraId="13535B96" w14:textId="77777777">
        <w:trPr>
          <w:jc w:val="center"/>
        </w:trPr>
        <w:tc>
          <w:tcPr>
            <w:tcW w:w="1080" w:type="dxa"/>
            <w:tcMar>
              <w:top w:w="80" w:type="dxa"/>
              <w:left w:w="100" w:type="dxa"/>
              <w:bottom w:w="80" w:type="dxa"/>
              <w:right w:w="100" w:type="dxa"/>
            </w:tcMar>
            <w:vAlign w:val="center"/>
          </w:tcPr>
          <w:p w14:paraId="2784EB81" w14:textId="77777777" w:rsidR="00706B03" w:rsidRDefault="00000000">
            <w:pPr>
              <w:jc w:val="center"/>
            </w:pPr>
            <w:r>
              <w:rPr>
                <w:sz w:val="18"/>
              </w:rPr>
              <w:t>NOT-01</w:t>
            </w:r>
          </w:p>
        </w:tc>
        <w:tc>
          <w:tcPr>
            <w:tcW w:w="1655" w:type="dxa"/>
            <w:tcMar>
              <w:top w:w="80" w:type="dxa"/>
              <w:left w:w="100" w:type="dxa"/>
              <w:bottom w:w="80" w:type="dxa"/>
              <w:right w:w="100" w:type="dxa"/>
            </w:tcMar>
            <w:vAlign w:val="center"/>
          </w:tcPr>
          <w:p w14:paraId="314B702F" w14:textId="77777777" w:rsidR="00706B03" w:rsidRDefault="00000000">
            <w:r>
              <w:rPr>
                <w:sz w:val="18"/>
              </w:rPr>
              <w:t>Operational alerts</w:t>
            </w:r>
          </w:p>
        </w:tc>
        <w:tc>
          <w:tcPr>
            <w:tcW w:w="3384" w:type="dxa"/>
            <w:tcMar>
              <w:top w:w="80" w:type="dxa"/>
              <w:left w:w="100" w:type="dxa"/>
              <w:bottom w:w="80" w:type="dxa"/>
              <w:right w:w="100" w:type="dxa"/>
            </w:tcMar>
            <w:vAlign w:val="center"/>
          </w:tcPr>
          <w:p w14:paraId="361B7705" w14:textId="77777777" w:rsidR="00706B03" w:rsidRDefault="00000000">
            <w:r>
              <w:rPr>
                <w:sz w:val="18"/>
              </w:rPr>
              <w:t>Generate alerts for overdue medication, pending abnormal results, same-day consultant visits, discharge blockers and missed activities.</w:t>
            </w:r>
          </w:p>
        </w:tc>
        <w:tc>
          <w:tcPr>
            <w:tcW w:w="2808" w:type="dxa"/>
            <w:tcMar>
              <w:top w:w="80" w:type="dxa"/>
              <w:left w:w="100" w:type="dxa"/>
              <w:bottom w:w="80" w:type="dxa"/>
              <w:right w:w="100" w:type="dxa"/>
            </w:tcMar>
            <w:vAlign w:val="center"/>
          </w:tcPr>
          <w:p w14:paraId="56B1BA48" w14:textId="77777777" w:rsidR="00706B03" w:rsidRDefault="00000000">
            <w:r>
              <w:rPr>
                <w:sz w:val="18"/>
              </w:rPr>
              <w:t>Notification center plus dashboard surfacing.</w:t>
            </w:r>
          </w:p>
        </w:tc>
        <w:tc>
          <w:tcPr>
            <w:tcW w:w="1152" w:type="dxa"/>
            <w:tcMar>
              <w:top w:w="80" w:type="dxa"/>
              <w:left w:w="100" w:type="dxa"/>
              <w:bottom w:w="80" w:type="dxa"/>
              <w:right w:w="100" w:type="dxa"/>
            </w:tcMar>
            <w:vAlign w:val="center"/>
          </w:tcPr>
          <w:p w14:paraId="7B443039"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
          <w:p w14:paraId="01FAF345" w14:textId="77777777" w:rsidR="00706B03" w:rsidRDefault="00000000">
            <w:r>
              <w:rPr>
                <w:sz w:val="18"/>
              </w:rPr>
              <w:t>Critical alerts need severity levels.</w:t>
            </w:r>
          </w:p>
        </w:tc>
      </w:tr>
      <w:tr w:rsidR="00706B03" w14:paraId="58883185" w14:textId="77777777">
        <w:trPr>
          <w:jc w:val="center"/>
        </w:trPr>
        <w:tc>
          <w:tcPr>
            <w:tcW w:w="1080" w:type="dxa"/>
            <w:shd w:val="clear" w:color="auto" w:fill="EDF3F9"/>
            <w:tcMar>
              <w:top w:w="80" w:type="dxa"/>
              <w:left w:w="100" w:type="dxa"/>
              <w:bottom w:w="80" w:type="dxa"/>
              <w:right w:w="100" w:type="dxa"/>
            </w:tcMar>
            <w:vAlign w:val="center"/>
          </w:tcPr>
          <w:p w14:paraId="7FED41D6" w14:textId="77777777" w:rsidR="00706B03" w:rsidRDefault="00000000">
            <w:pPr>
              <w:jc w:val="center"/>
            </w:pPr>
            <w:r>
              <w:rPr>
                <w:sz w:val="18"/>
              </w:rPr>
              <w:t>NOT-02</w:t>
            </w:r>
          </w:p>
        </w:tc>
        <w:tc>
          <w:tcPr>
            <w:tcW w:w="1655" w:type="dxa"/>
            <w:shd w:val="clear" w:color="auto" w:fill="EDF3F9"/>
            <w:tcMar>
              <w:top w:w="80" w:type="dxa"/>
              <w:left w:w="100" w:type="dxa"/>
              <w:bottom w:w="80" w:type="dxa"/>
              <w:right w:w="100" w:type="dxa"/>
            </w:tcMar>
            <w:vAlign w:val="center"/>
          </w:tcPr>
          <w:p w14:paraId="4C03B65D" w14:textId="77777777" w:rsidR="00706B03" w:rsidRDefault="00000000">
            <w:r>
              <w:rPr>
                <w:sz w:val="18"/>
              </w:rPr>
              <w:t>User-directed reminders</w:t>
            </w:r>
          </w:p>
        </w:tc>
        <w:tc>
          <w:tcPr>
            <w:tcW w:w="3384" w:type="dxa"/>
            <w:shd w:val="clear" w:color="auto" w:fill="EDF3F9"/>
            <w:tcMar>
              <w:top w:w="80" w:type="dxa"/>
              <w:left w:w="100" w:type="dxa"/>
              <w:bottom w:w="80" w:type="dxa"/>
              <w:right w:w="100" w:type="dxa"/>
            </w:tcMar>
            <w:vAlign w:val="center"/>
          </w:tcPr>
          <w:p w14:paraId="4577DEEF" w14:textId="77777777" w:rsidR="00706B03" w:rsidRDefault="00000000">
            <w:r>
              <w:rPr>
                <w:sz w:val="18"/>
              </w:rPr>
              <w:t>Assign reminders/tasks to staff users or teams.</w:t>
            </w:r>
          </w:p>
        </w:tc>
        <w:tc>
          <w:tcPr>
            <w:tcW w:w="2808" w:type="dxa"/>
            <w:shd w:val="clear" w:color="auto" w:fill="EDF3F9"/>
            <w:tcMar>
              <w:top w:w="80" w:type="dxa"/>
              <w:left w:w="100" w:type="dxa"/>
              <w:bottom w:w="80" w:type="dxa"/>
              <w:right w:w="100" w:type="dxa"/>
            </w:tcMar>
            <w:vAlign w:val="center"/>
          </w:tcPr>
          <w:p w14:paraId="22B045CD" w14:textId="77777777" w:rsidR="00706B03" w:rsidRDefault="00000000">
            <w:r>
              <w:rPr>
                <w:sz w:val="18"/>
              </w:rPr>
              <w:t>Task owner, due date and status controls.</w:t>
            </w:r>
          </w:p>
        </w:tc>
        <w:tc>
          <w:tcPr>
            <w:tcW w:w="1152" w:type="dxa"/>
            <w:shd w:val="clear" w:color="auto" w:fill="EDF3F9"/>
            <w:tcMar>
              <w:top w:w="80" w:type="dxa"/>
              <w:left w:w="100" w:type="dxa"/>
              <w:bottom w:w="80" w:type="dxa"/>
              <w:right w:w="100" w:type="dxa"/>
            </w:tcMar>
            <w:vAlign w:val="center"/>
          </w:tcPr>
          <w:p w14:paraId="5F728E2E" w14:textId="77777777" w:rsidR="00706B03" w:rsidRDefault="00000000">
            <w:pPr>
              <w:jc w:val="center"/>
            </w:pPr>
            <w:r>
              <w:rPr>
                <w:sz w:val="18"/>
              </w:rPr>
              <w:t>Recommended</w:t>
            </w:r>
          </w:p>
        </w:tc>
        <w:tc>
          <w:tcPr>
            <w:tcW w:w="1944" w:type="dxa"/>
            <w:shd w:val="clear" w:color="auto" w:fill="EDF3F9"/>
            <w:tcMar>
              <w:top w:w="80" w:type="dxa"/>
              <w:left w:w="100" w:type="dxa"/>
              <w:bottom w:w="80" w:type="dxa"/>
              <w:right w:w="100" w:type="dxa"/>
            </w:tcMar>
            <w:vAlign w:val="center"/>
          </w:tcPr>
          <w:p w14:paraId="48C56A34" w14:textId="77777777" w:rsidR="00706B03" w:rsidRDefault="00000000">
            <w:r>
              <w:rPr>
                <w:sz w:val="18"/>
              </w:rPr>
              <w:t>Helps close operational gaps.</w:t>
            </w:r>
          </w:p>
        </w:tc>
      </w:tr>
      <w:tr w:rsidR="00706B03" w14:paraId="2293E623" w14:textId="77777777">
        <w:trPr>
          <w:jc w:val="center"/>
        </w:trPr>
        <w:tc>
          <w:tcPr>
            <w:tcW w:w="1080" w:type="dxa"/>
            <w:tcMar>
              <w:top w:w="80" w:type="dxa"/>
              <w:left w:w="100" w:type="dxa"/>
              <w:bottom w:w="80" w:type="dxa"/>
              <w:right w:w="100" w:type="dxa"/>
            </w:tcMar>
            <w:vAlign w:val="center"/>
          </w:tcPr>
          <w:p w14:paraId="7BE092FB" w14:textId="77777777" w:rsidR="00706B03" w:rsidRDefault="00000000">
            <w:pPr>
              <w:jc w:val="center"/>
            </w:pPr>
            <w:r>
              <w:rPr>
                <w:sz w:val="18"/>
              </w:rPr>
              <w:t>NOT-03</w:t>
            </w:r>
          </w:p>
        </w:tc>
        <w:tc>
          <w:tcPr>
            <w:tcW w:w="1655" w:type="dxa"/>
            <w:tcMar>
              <w:top w:w="80" w:type="dxa"/>
              <w:left w:w="100" w:type="dxa"/>
              <w:bottom w:w="80" w:type="dxa"/>
              <w:right w:w="100" w:type="dxa"/>
            </w:tcMar>
            <w:vAlign w:val="center"/>
          </w:tcPr>
          <w:p w14:paraId="717394F3" w14:textId="77777777" w:rsidR="00706B03" w:rsidRDefault="00000000">
            <w:r>
              <w:rPr>
                <w:sz w:val="18"/>
              </w:rPr>
              <w:t>Patient communication triggers</w:t>
            </w:r>
          </w:p>
        </w:tc>
        <w:tc>
          <w:tcPr>
            <w:tcW w:w="3384" w:type="dxa"/>
            <w:tcMar>
              <w:top w:w="80" w:type="dxa"/>
              <w:left w:w="100" w:type="dxa"/>
              <w:bottom w:w="80" w:type="dxa"/>
              <w:right w:w="100" w:type="dxa"/>
            </w:tcMar>
            <w:vAlign w:val="center"/>
          </w:tcPr>
          <w:p w14:paraId="7A263286" w14:textId="77777777" w:rsidR="00706B03" w:rsidRDefault="00000000">
            <w:r>
              <w:rPr>
                <w:sz w:val="18"/>
              </w:rPr>
              <w:t>Hospital actions such as report release, appointment booking or discharge publication should be able to trigger patient app notifications.</w:t>
            </w:r>
          </w:p>
        </w:tc>
        <w:tc>
          <w:tcPr>
            <w:tcW w:w="2808" w:type="dxa"/>
            <w:tcMar>
              <w:top w:w="80" w:type="dxa"/>
              <w:left w:w="100" w:type="dxa"/>
              <w:bottom w:w="80" w:type="dxa"/>
              <w:right w:w="100" w:type="dxa"/>
            </w:tcMar>
            <w:vAlign w:val="center"/>
          </w:tcPr>
          <w:p w14:paraId="266D2F73" w14:textId="77777777" w:rsidR="00706B03" w:rsidRDefault="00000000">
            <w:r>
              <w:rPr>
                <w:sz w:val="18"/>
              </w:rPr>
              <w:t>Event hooks configurable by content type.</w:t>
            </w:r>
          </w:p>
        </w:tc>
        <w:tc>
          <w:tcPr>
            <w:tcW w:w="1152" w:type="dxa"/>
            <w:tcMar>
              <w:top w:w="80" w:type="dxa"/>
              <w:left w:w="100" w:type="dxa"/>
              <w:bottom w:w="80" w:type="dxa"/>
              <w:right w:w="100" w:type="dxa"/>
            </w:tcMar>
            <w:vAlign w:val="center"/>
          </w:tcPr>
          <w:p w14:paraId="45C2107D" w14:textId="77777777" w:rsidR="00706B03" w:rsidRDefault="00000000">
            <w:pPr>
              <w:jc w:val="center"/>
            </w:pPr>
            <w:r>
              <w:rPr>
                <w:sz w:val="18"/>
              </w:rPr>
              <w:t>Recommended</w:t>
            </w:r>
          </w:p>
        </w:tc>
        <w:tc>
          <w:tcPr>
            <w:tcW w:w="1944" w:type="dxa"/>
            <w:tcMar>
              <w:top w:w="80" w:type="dxa"/>
              <w:left w:w="100" w:type="dxa"/>
              <w:bottom w:w="80" w:type="dxa"/>
              <w:right w:w="100" w:type="dxa"/>
            </w:tcMar>
            <w:vAlign w:val="center"/>
          </w:tcPr>
          <w:p w14:paraId="40FF70B7" w14:textId="77777777" w:rsidR="00706B03" w:rsidRDefault="00000000">
            <w:r>
              <w:rPr>
                <w:sz w:val="18"/>
              </w:rPr>
              <w:t>Message templates must avoid exposing unpublished data.</w:t>
            </w:r>
          </w:p>
        </w:tc>
      </w:tr>
    </w:tbl>
    <w:p w14:paraId="1EF09566" w14:textId="77777777" w:rsidR="00706B03" w:rsidRDefault="00706B03"/>
    <w:p w14:paraId="0EA024E0" w14:textId="77777777" w:rsidR="00706B03" w:rsidRDefault="00000000">
      <w:pPr>
        <w:spacing w:before="200" w:after="120"/>
      </w:pPr>
      <w:r>
        <w:rPr>
          <w:b/>
          <w:color w:val="1F4E79"/>
          <w:sz w:val="32"/>
        </w:rPr>
        <w:t>17. Admin, Audit and Governance Requirements</w:t>
      </w:r>
    </w:p>
    <w:tbl>
      <w:tblPr>
        <w:tblStyle w:val="TableGrid"/>
        <w:tblW w:w="0" w:type="auto"/>
        <w:jc w:val="center"/>
        <w:tblLayout w:type="fixed"/>
        <w:tblLook w:val="04A0" w:firstRow="1" w:lastRow="0" w:firstColumn="1" w:lastColumn="0" w:noHBand="0" w:noVBand="1"/>
      </w:tblPr>
      <w:tblGrid>
        <w:gridCol w:w="1080"/>
        <w:gridCol w:w="1655"/>
        <w:gridCol w:w="3384"/>
        <w:gridCol w:w="2808"/>
        <w:gridCol w:w="1152"/>
        <w:gridCol w:w="1944"/>
      </w:tblGrid>
      <w:tr w:rsidR="00706B03" w14:paraId="44C8646F" w14:textId="77777777">
        <w:trPr>
          <w:tblHeader/>
          <w:jc w:val="center"/>
        </w:trPr>
        <w:tc>
          <w:tcPr>
            <w:tcW w:w="1080" w:type="dxa"/>
            <w:shd w:val="clear" w:color="auto" w:fill="1F4E79"/>
            <w:tcMar>
              <w:top w:w="80" w:type="dxa"/>
              <w:left w:w="100" w:type="dxa"/>
              <w:bottom w:w="80" w:type="dxa"/>
              <w:right w:w="100" w:type="dxa"/>
            </w:tcMar>
            <w:vAlign w:val="center"/>
          </w:tcPr>
          <w:p w14:paraId="30B36F68" w14:textId="77777777" w:rsidR="00706B03" w:rsidRDefault="00000000">
            <w:pPr>
              <w:jc w:val="center"/>
            </w:pPr>
            <w:r>
              <w:rPr>
                <w:b/>
                <w:color w:val="FFFFFF"/>
                <w:sz w:val="18"/>
              </w:rPr>
              <w:lastRenderedPageBreak/>
              <w:t>Req ID</w:t>
            </w:r>
          </w:p>
        </w:tc>
        <w:tc>
          <w:tcPr>
            <w:tcW w:w="1655" w:type="dxa"/>
            <w:shd w:val="clear" w:color="auto" w:fill="1F4E79"/>
            <w:tcMar>
              <w:top w:w="80" w:type="dxa"/>
              <w:left w:w="100" w:type="dxa"/>
              <w:bottom w:w="80" w:type="dxa"/>
              <w:right w:w="100" w:type="dxa"/>
            </w:tcMar>
            <w:vAlign w:val="center"/>
          </w:tcPr>
          <w:p w14:paraId="6EC5ADF0" w14:textId="77777777" w:rsidR="00706B03" w:rsidRDefault="00000000">
            <w:pPr>
              <w:jc w:val="center"/>
            </w:pPr>
            <w:r>
              <w:rPr>
                <w:b/>
                <w:color w:val="FFFFFF"/>
                <w:sz w:val="18"/>
              </w:rPr>
              <w:t>Feature</w:t>
            </w:r>
          </w:p>
        </w:tc>
        <w:tc>
          <w:tcPr>
            <w:tcW w:w="3384" w:type="dxa"/>
            <w:shd w:val="clear" w:color="auto" w:fill="1F4E79"/>
            <w:tcMar>
              <w:top w:w="80" w:type="dxa"/>
              <w:left w:w="100" w:type="dxa"/>
              <w:bottom w:w="80" w:type="dxa"/>
              <w:right w:w="100" w:type="dxa"/>
            </w:tcMar>
            <w:vAlign w:val="center"/>
          </w:tcPr>
          <w:p w14:paraId="30AEC321" w14:textId="77777777" w:rsidR="00706B03" w:rsidRDefault="00000000">
            <w:pPr>
              <w:jc w:val="center"/>
            </w:pPr>
            <w:r>
              <w:rPr>
                <w:b/>
                <w:color w:val="FFFFFF"/>
                <w:sz w:val="18"/>
              </w:rPr>
              <w:t>Requirement detail</w:t>
            </w:r>
          </w:p>
        </w:tc>
        <w:tc>
          <w:tcPr>
            <w:tcW w:w="2808" w:type="dxa"/>
            <w:shd w:val="clear" w:color="auto" w:fill="1F4E79"/>
            <w:tcMar>
              <w:top w:w="80" w:type="dxa"/>
              <w:left w:w="100" w:type="dxa"/>
              <w:bottom w:w="80" w:type="dxa"/>
              <w:right w:w="100" w:type="dxa"/>
            </w:tcMar>
            <w:vAlign w:val="center"/>
          </w:tcPr>
          <w:p w14:paraId="3B80950B" w14:textId="77777777" w:rsidR="00706B03" w:rsidRDefault="00000000">
            <w:pPr>
              <w:jc w:val="center"/>
            </w:pPr>
            <w:r>
              <w:rPr>
                <w:b/>
                <w:color w:val="FFFFFF"/>
                <w:sz w:val="18"/>
              </w:rPr>
              <w:t>UI / Workflow expectations</w:t>
            </w:r>
          </w:p>
        </w:tc>
        <w:tc>
          <w:tcPr>
            <w:tcW w:w="1152" w:type="dxa"/>
            <w:shd w:val="clear" w:color="auto" w:fill="1F4E79"/>
            <w:tcMar>
              <w:top w:w="80" w:type="dxa"/>
              <w:left w:w="100" w:type="dxa"/>
              <w:bottom w:w="80" w:type="dxa"/>
              <w:right w:w="100" w:type="dxa"/>
            </w:tcMar>
            <w:vAlign w:val="center"/>
          </w:tcPr>
          <w:p w14:paraId="4EE2887C" w14:textId="77777777" w:rsidR="00706B03" w:rsidRDefault="00000000">
            <w:pPr>
              <w:jc w:val="center"/>
            </w:pPr>
            <w:r>
              <w:rPr>
                <w:b/>
                <w:color w:val="FFFFFF"/>
                <w:sz w:val="18"/>
              </w:rPr>
              <w:t>Priority</w:t>
            </w:r>
          </w:p>
        </w:tc>
        <w:tc>
          <w:tcPr>
            <w:tcW w:w="1944" w:type="dxa"/>
            <w:shd w:val="clear" w:color="auto" w:fill="1F4E79"/>
            <w:tcMar>
              <w:top w:w="80" w:type="dxa"/>
              <w:left w:w="100" w:type="dxa"/>
              <w:bottom w:w="80" w:type="dxa"/>
              <w:right w:w="100" w:type="dxa"/>
            </w:tcMar>
            <w:vAlign w:val="center"/>
          </w:tcPr>
          <w:p w14:paraId="639ACD71" w14:textId="77777777" w:rsidR="00706B03" w:rsidRDefault="00000000">
            <w:pPr>
              <w:jc w:val="center"/>
            </w:pPr>
            <w:r>
              <w:rPr>
                <w:b/>
                <w:color w:val="FFFFFF"/>
                <w:sz w:val="18"/>
              </w:rPr>
              <w:t>Validation / Rules</w:t>
            </w:r>
          </w:p>
        </w:tc>
      </w:tr>
      <w:tr w:rsidR="00706B03" w14:paraId="6BED56A8" w14:textId="77777777">
        <w:trPr>
          <w:jc w:val="center"/>
        </w:trPr>
        <w:tc>
          <w:tcPr>
            <w:tcW w:w="1080" w:type="dxa"/>
            <w:tcMar>
              <w:top w:w="80" w:type="dxa"/>
              <w:left w:w="100" w:type="dxa"/>
              <w:bottom w:w="80" w:type="dxa"/>
              <w:right w:w="100" w:type="dxa"/>
            </w:tcMar>
            <w:vAlign w:val="center"/>
          </w:tcPr>
          <w:p w14:paraId="56C1BDE1" w14:textId="77777777" w:rsidR="00706B03" w:rsidRDefault="00000000">
            <w:pPr>
              <w:jc w:val="center"/>
            </w:pPr>
            <w:r>
              <w:rPr>
                <w:sz w:val="18"/>
              </w:rPr>
              <w:t>AUD-01</w:t>
            </w:r>
          </w:p>
        </w:tc>
        <w:tc>
          <w:tcPr>
            <w:tcW w:w="1655" w:type="dxa"/>
            <w:tcMar>
              <w:top w:w="80" w:type="dxa"/>
              <w:left w:w="100" w:type="dxa"/>
              <w:bottom w:w="80" w:type="dxa"/>
              <w:right w:w="100" w:type="dxa"/>
            </w:tcMar>
            <w:vAlign w:val="center"/>
          </w:tcPr>
          <w:p w14:paraId="619E4C7C" w14:textId="77777777" w:rsidR="00706B03" w:rsidRDefault="00000000">
            <w:r>
              <w:rPr>
                <w:sz w:val="18"/>
              </w:rPr>
              <w:t>Audit trail</w:t>
            </w:r>
          </w:p>
        </w:tc>
        <w:tc>
          <w:tcPr>
            <w:tcW w:w="3384" w:type="dxa"/>
            <w:tcMar>
              <w:top w:w="80" w:type="dxa"/>
              <w:left w:w="100" w:type="dxa"/>
              <w:bottom w:w="80" w:type="dxa"/>
              <w:right w:w="100" w:type="dxa"/>
            </w:tcMar>
            <w:vAlign w:val="center"/>
          </w:tcPr>
          <w:p w14:paraId="10E91288" w14:textId="77777777" w:rsidR="00706B03" w:rsidRDefault="00000000">
            <w:r>
              <w:rPr>
                <w:sz w:val="18"/>
              </w:rPr>
              <w:t>Record create, edit, status change, sign-off, publish and download events with user, timestamp and affected field/object.</w:t>
            </w:r>
          </w:p>
        </w:tc>
        <w:tc>
          <w:tcPr>
            <w:tcW w:w="2808" w:type="dxa"/>
            <w:tcMar>
              <w:top w:w="80" w:type="dxa"/>
              <w:left w:w="100" w:type="dxa"/>
              <w:bottom w:w="80" w:type="dxa"/>
              <w:right w:w="100" w:type="dxa"/>
            </w:tcMar>
            <w:vAlign w:val="center"/>
          </w:tcPr>
          <w:p w14:paraId="5878AAF2" w14:textId="77777777" w:rsidR="00706B03" w:rsidRDefault="00000000">
            <w:r>
              <w:rPr>
                <w:sz w:val="18"/>
              </w:rPr>
              <w:t>Audit viewer with filters and export.</w:t>
            </w:r>
          </w:p>
        </w:tc>
        <w:tc>
          <w:tcPr>
            <w:tcW w:w="1152" w:type="dxa"/>
            <w:tcMar>
              <w:top w:w="80" w:type="dxa"/>
              <w:left w:w="100" w:type="dxa"/>
              <w:bottom w:w="80" w:type="dxa"/>
              <w:right w:w="100" w:type="dxa"/>
            </w:tcMar>
            <w:vAlign w:val="center"/>
          </w:tcPr>
          <w:p w14:paraId="2842E0F4"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
          <w:p w14:paraId="28BCBEB8" w14:textId="77777777" w:rsidR="00706B03" w:rsidRDefault="00000000">
            <w:r>
              <w:rPr>
                <w:sz w:val="18"/>
              </w:rPr>
              <w:t>Audit data should be tamper-evident and retained per policy.</w:t>
            </w:r>
          </w:p>
        </w:tc>
      </w:tr>
      <w:tr w:rsidR="00706B03" w14:paraId="3067F586" w14:textId="77777777">
        <w:trPr>
          <w:jc w:val="center"/>
        </w:trPr>
        <w:tc>
          <w:tcPr>
            <w:tcW w:w="1080" w:type="dxa"/>
            <w:shd w:val="clear" w:color="auto" w:fill="EDF3F9"/>
            <w:tcMar>
              <w:top w:w="80" w:type="dxa"/>
              <w:left w:w="100" w:type="dxa"/>
              <w:bottom w:w="80" w:type="dxa"/>
              <w:right w:w="100" w:type="dxa"/>
            </w:tcMar>
            <w:vAlign w:val="center"/>
          </w:tcPr>
          <w:p w14:paraId="0B22659E" w14:textId="77777777" w:rsidR="00706B03" w:rsidRDefault="00000000">
            <w:pPr>
              <w:jc w:val="center"/>
            </w:pPr>
            <w:r>
              <w:rPr>
                <w:sz w:val="18"/>
              </w:rPr>
              <w:t>AUD-02</w:t>
            </w:r>
          </w:p>
        </w:tc>
        <w:tc>
          <w:tcPr>
            <w:tcW w:w="1655" w:type="dxa"/>
            <w:shd w:val="clear" w:color="auto" w:fill="EDF3F9"/>
            <w:tcMar>
              <w:top w:w="80" w:type="dxa"/>
              <w:left w:w="100" w:type="dxa"/>
              <w:bottom w:w="80" w:type="dxa"/>
              <w:right w:w="100" w:type="dxa"/>
            </w:tcMar>
            <w:vAlign w:val="center"/>
          </w:tcPr>
          <w:p w14:paraId="41A1182B" w14:textId="77777777" w:rsidR="00706B03" w:rsidRDefault="00000000">
            <w:r>
              <w:rPr>
                <w:sz w:val="18"/>
              </w:rPr>
              <w:t>Role and master data administration</w:t>
            </w:r>
          </w:p>
        </w:tc>
        <w:tc>
          <w:tcPr>
            <w:tcW w:w="3384" w:type="dxa"/>
            <w:shd w:val="clear" w:color="auto" w:fill="EDF3F9"/>
            <w:tcMar>
              <w:top w:w="80" w:type="dxa"/>
              <w:left w:w="100" w:type="dxa"/>
              <w:bottom w:w="80" w:type="dxa"/>
              <w:right w:w="100" w:type="dxa"/>
            </w:tcMar>
            <w:vAlign w:val="center"/>
          </w:tcPr>
          <w:p w14:paraId="5C29052F" w14:textId="77777777" w:rsidR="00706B03" w:rsidRDefault="00000000">
            <w:r>
              <w:rPr>
                <w:sz w:val="18"/>
              </w:rPr>
              <w:t>Manage users, departments, activity types, report categories, doctor masters, beds/rooms and schedule templates.</w:t>
            </w:r>
          </w:p>
        </w:tc>
        <w:tc>
          <w:tcPr>
            <w:tcW w:w="2808" w:type="dxa"/>
            <w:shd w:val="clear" w:color="auto" w:fill="EDF3F9"/>
            <w:tcMar>
              <w:top w:w="80" w:type="dxa"/>
              <w:left w:w="100" w:type="dxa"/>
              <w:bottom w:w="80" w:type="dxa"/>
              <w:right w:w="100" w:type="dxa"/>
            </w:tcMar>
            <w:vAlign w:val="center"/>
          </w:tcPr>
          <w:p w14:paraId="2CB8B491" w14:textId="77777777" w:rsidR="00706B03" w:rsidRDefault="00000000">
            <w:r>
              <w:rPr>
                <w:sz w:val="18"/>
              </w:rPr>
              <w:t>Admin console with import/export tools if needed.</w:t>
            </w:r>
          </w:p>
        </w:tc>
        <w:tc>
          <w:tcPr>
            <w:tcW w:w="1152" w:type="dxa"/>
            <w:shd w:val="clear" w:color="auto" w:fill="EDF3F9"/>
            <w:tcMar>
              <w:top w:w="80" w:type="dxa"/>
              <w:left w:w="100" w:type="dxa"/>
              <w:bottom w:w="80" w:type="dxa"/>
              <w:right w:w="100" w:type="dxa"/>
            </w:tcMar>
            <w:vAlign w:val="center"/>
          </w:tcPr>
          <w:p w14:paraId="44F3E602" w14:textId="77777777" w:rsidR="00706B03" w:rsidRDefault="00000000">
            <w:pPr>
              <w:jc w:val="center"/>
            </w:pPr>
            <w:r>
              <w:rPr>
                <w:sz w:val="18"/>
              </w:rPr>
              <w:t>Required</w:t>
            </w:r>
          </w:p>
        </w:tc>
        <w:tc>
          <w:tcPr>
            <w:tcW w:w="1944" w:type="dxa"/>
            <w:shd w:val="clear" w:color="auto" w:fill="EDF3F9"/>
            <w:tcMar>
              <w:top w:w="80" w:type="dxa"/>
              <w:left w:w="100" w:type="dxa"/>
              <w:bottom w:w="80" w:type="dxa"/>
              <w:right w:w="100" w:type="dxa"/>
            </w:tcMar>
            <w:vAlign w:val="center"/>
          </w:tcPr>
          <w:p w14:paraId="5BCBB191" w14:textId="77777777" w:rsidR="00706B03" w:rsidRDefault="00000000">
            <w:r>
              <w:rPr>
                <w:sz w:val="18"/>
              </w:rPr>
              <w:t>Changes to master data should be separately audited.</w:t>
            </w:r>
          </w:p>
        </w:tc>
      </w:tr>
      <w:tr w:rsidR="00706B03" w14:paraId="6CF3977B" w14:textId="77777777">
        <w:trPr>
          <w:jc w:val="center"/>
        </w:trPr>
        <w:tc>
          <w:tcPr>
            <w:tcW w:w="1080" w:type="dxa"/>
            <w:tcMar>
              <w:top w:w="80" w:type="dxa"/>
              <w:left w:w="100" w:type="dxa"/>
              <w:bottom w:w="80" w:type="dxa"/>
              <w:right w:w="100" w:type="dxa"/>
            </w:tcMar>
            <w:vAlign w:val="center"/>
          </w:tcPr>
          <w:p w14:paraId="1F42D419" w14:textId="77777777" w:rsidR="00706B03" w:rsidRDefault="00000000">
            <w:pPr>
              <w:jc w:val="center"/>
            </w:pPr>
            <w:r>
              <w:rPr>
                <w:sz w:val="18"/>
              </w:rPr>
              <w:t>AUD-03</w:t>
            </w:r>
          </w:p>
        </w:tc>
        <w:tc>
          <w:tcPr>
            <w:tcW w:w="1655" w:type="dxa"/>
            <w:tcMar>
              <w:top w:w="80" w:type="dxa"/>
              <w:left w:w="100" w:type="dxa"/>
              <w:bottom w:w="80" w:type="dxa"/>
              <w:right w:w="100" w:type="dxa"/>
            </w:tcMar>
            <w:vAlign w:val="center"/>
          </w:tcPr>
          <w:p w14:paraId="61CF8252" w14:textId="77777777" w:rsidR="00706B03" w:rsidRDefault="00000000">
            <w:r>
              <w:rPr>
                <w:sz w:val="18"/>
              </w:rPr>
              <w:t>Access review support</w:t>
            </w:r>
          </w:p>
        </w:tc>
        <w:tc>
          <w:tcPr>
            <w:tcW w:w="3384" w:type="dxa"/>
            <w:tcMar>
              <w:top w:w="80" w:type="dxa"/>
              <w:left w:w="100" w:type="dxa"/>
              <w:bottom w:w="80" w:type="dxa"/>
              <w:right w:w="100" w:type="dxa"/>
            </w:tcMar>
            <w:vAlign w:val="center"/>
          </w:tcPr>
          <w:p w14:paraId="70C76950" w14:textId="77777777" w:rsidR="00706B03" w:rsidRDefault="00000000">
            <w:r>
              <w:rPr>
                <w:sz w:val="18"/>
              </w:rPr>
              <w:t>Allow compliance/privacy users to review who accessed specific patient records.</w:t>
            </w:r>
          </w:p>
        </w:tc>
        <w:tc>
          <w:tcPr>
            <w:tcW w:w="2808" w:type="dxa"/>
            <w:tcMar>
              <w:top w:w="80" w:type="dxa"/>
              <w:left w:w="100" w:type="dxa"/>
              <w:bottom w:w="80" w:type="dxa"/>
              <w:right w:w="100" w:type="dxa"/>
            </w:tcMar>
            <w:vAlign w:val="center"/>
          </w:tcPr>
          <w:p w14:paraId="2D2026FD" w14:textId="77777777" w:rsidR="00706B03" w:rsidRDefault="00000000">
            <w:r>
              <w:rPr>
                <w:sz w:val="18"/>
              </w:rPr>
              <w:t>Patient-centric access log view.</w:t>
            </w:r>
          </w:p>
        </w:tc>
        <w:tc>
          <w:tcPr>
            <w:tcW w:w="1152" w:type="dxa"/>
            <w:tcMar>
              <w:top w:w="80" w:type="dxa"/>
              <w:left w:w="100" w:type="dxa"/>
              <w:bottom w:w="80" w:type="dxa"/>
              <w:right w:w="100" w:type="dxa"/>
            </w:tcMar>
            <w:vAlign w:val="center"/>
          </w:tcPr>
          <w:p w14:paraId="45847461"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
          <w:p w14:paraId="0571771F" w14:textId="77777777" w:rsidR="00706B03" w:rsidRDefault="00000000">
            <w:r>
              <w:rPr>
                <w:sz w:val="18"/>
              </w:rPr>
              <w:t>Essential for privacy investigations.</w:t>
            </w:r>
          </w:p>
        </w:tc>
      </w:tr>
      <w:tr w:rsidR="00706B03" w14:paraId="41126511" w14:textId="77777777">
        <w:trPr>
          <w:jc w:val="center"/>
        </w:trPr>
        <w:tc>
          <w:tcPr>
            <w:tcW w:w="1080" w:type="dxa"/>
            <w:shd w:val="clear" w:color="auto" w:fill="EDF3F9"/>
            <w:tcMar>
              <w:top w:w="80" w:type="dxa"/>
              <w:left w:w="100" w:type="dxa"/>
              <w:bottom w:w="80" w:type="dxa"/>
              <w:right w:w="100" w:type="dxa"/>
            </w:tcMar>
            <w:vAlign w:val="center"/>
          </w:tcPr>
          <w:p w14:paraId="580744DD" w14:textId="77777777" w:rsidR="00706B03" w:rsidRDefault="00000000">
            <w:pPr>
              <w:jc w:val="center"/>
            </w:pPr>
            <w:r>
              <w:rPr>
                <w:sz w:val="18"/>
              </w:rPr>
              <w:t>AUD-04</w:t>
            </w:r>
          </w:p>
        </w:tc>
        <w:tc>
          <w:tcPr>
            <w:tcW w:w="1655" w:type="dxa"/>
            <w:shd w:val="clear" w:color="auto" w:fill="EDF3F9"/>
            <w:tcMar>
              <w:top w:w="80" w:type="dxa"/>
              <w:left w:w="100" w:type="dxa"/>
              <w:bottom w:w="80" w:type="dxa"/>
              <w:right w:w="100" w:type="dxa"/>
            </w:tcMar>
            <w:vAlign w:val="center"/>
          </w:tcPr>
          <w:p w14:paraId="29E9C3CE" w14:textId="77777777" w:rsidR="00706B03" w:rsidRDefault="00000000">
            <w:r>
              <w:rPr>
                <w:sz w:val="18"/>
              </w:rPr>
              <w:t>Data export controls</w:t>
            </w:r>
          </w:p>
        </w:tc>
        <w:tc>
          <w:tcPr>
            <w:tcW w:w="3384" w:type="dxa"/>
            <w:shd w:val="clear" w:color="auto" w:fill="EDF3F9"/>
            <w:tcMar>
              <w:top w:w="80" w:type="dxa"/>
              <w:left w:w="100" w:type="dxa"/>
              <w:bottom w:w="80" w:type="dxa"/>
              <w:right w:w="100" w:type="dxa"/>
            </w:tcMar>
            <w:vAlign w:val="center"/>
          </w:tcPr>
          <w:p w14:paraId="0809706F" w14:textId="77777777" w:rsidR="00706B03" w:rsidRDefault="00000000">
            <w:r>
              <w:rPr>
                <w:sz w:val="18"/>
              </w:rPr>
              <w:t>Limit bulk export and require permission for sensitive data extracts.</w:t>
            </w:r>
          </w:p>
        </w:tc>
        <w:tc>
          <w:tcPr>
            <w:tcW w:w="2808" w:type="dxa"/>
            <w:shd w:val="clear" w:color="auto" w:fill="EDF3F9"/>
            <w:tcMar>
              <w:top w:w="80" w:type="dxa"/>
              <w:left w:w="100" w:type="dxa"/>
              <w:bottom w:w="80" w:type="dxa"/>
              <w:right w:w="100" w:type="dxa"/>
            </w:tcMar>
            <w:vAlign w:val="center"/>
          </w:tcPr>
          <w:p w14:paraId="6D2B0772" w14:textId="77777777" w:rsidR="00706B03" w:rsidRDefault="00000000">
            <w:r>
              <w:rPr>
                <w:sz w:val="18"/>
              </w:rPr>
              <w:t>Export actions logged with purpose where possible.</w:t>
            </w:r>
          </w:p>
        </w:tc>
        <w:tc>
          <w:tcPr>
            <w:tcW w:w="1152" w:type="dxa"/>
            <w:shd w:val="clear" w:color="auto" w:fill="EDF3F9"/>
            <w:tcMar>
              <w:top w:w="80" w:type="dxa"/>
              <w:left w:w="100" w:type="dxa"/>
              <w:bottom w:w="80" w:type="dxa"/>
              <w:right w:w="100" w:type="dxa"/>
            </w:tcMar>
            <w:vAlign w:val="center"/>
          </w:tcPr>
          <w:p w14:paraId="26C9984D" w14:textId="77777777" w:rsidR="00706B03" w:rsidRDefault="00000000">
            <w:pPr>
              <w:jc w:val="center"/>
            </w:pPr>
            <w:r>
              <w:rPr>
                <w:sz w:val="18"/>
              </w:rPr>
              <w:t>Recommended</w:t>
            </w:r>
          </w:p>
        </w:tc>
        <w:tc>
          <w:tcPr>
            <w:tcW w:w="1944" w:type="dxa"/>
            <w:shd w:val="clear" w:color="auto" w:fill="EDF3F9"/>
            <w:tcMar>
              <w:top w:w="80" w:type="dxa"/>
              <w:left w:w="100" w:type="dxa"/>
              <w:bottom w:w="80" w:type="dxa"/>
              <w:right w:w="100" w:type="dxa"/>
            </w:tcMar>
            <w:vAlign w:val="center"/>
          </w:tcPr>
          <w:p w14:paraId="1EE48D6E" w14:textId="77777777" w:rsidR="00706B03" w:rsidRDefault="00000000">
            <w:r>
              <w:rPr>
                <w:sz w:val="18"/>
              </w:rPr>
              <w:t>Prevents uncontrolled data leakage.</w:t>
            </w:r>
          </w:p>
        </w:tc>
      </w:tr>
    </w:tbl>
    <w:p w14:paraId="79BC082D" w14:textId="77777777" w:rsidR="00706B03" w:rsidRDefault="00706B03"/>
    <w:p w14:paraId="3D929FBB" w14:textId="77777777" w:rsidR="00706B03" w:rsidRDefault="00000000">
      <w:pPr>
        <w:spacing w:before="200" w:after="120"/>
      </w:pPr>
      <w:r>
        <w:rPr>
          <w:b/>
          <w:color w:val="1F4E79"/>
          <w:sz w:val="32"/>
        </w:rPr>
        <w:t>18. Non-Functional, Security and Compliance-Oriented Requirements</w:t>
      </w:r>
    </w:p>
    <w:tbl>
      <w:tblPr>
        <w:tblStyle w:val="TableGrid"/>
        <w:tblW w:w="0" w:type="auto"/>
        <w:jc w:val="center"/>
        <w:tblLayout w:type="fixed"/>
        <w:tblLook w:val="04A0" w:firstRow="1" w:lastRow="0" w:firstColumn="1" w:lastColumn="0" w:noHBand="0" w:noVBand="1"/>
      </w:tblPr>
      <w:tblGrid>
        <w:gridCol w:w="1080"/>
        <w:gridCol w:w="1655"/>
        <w:gridCol w:w="3384"/>
        <w:gridCol w:w="2808"/>
        <w:gridCol w:w="1152"/>
        <w:gridCol w:w="1944"/>
      </w:tblGrid>
      <w:tr w:rsidR="00706B03" w14:paraId="554AE1F8" w14:textId="77777777">
        <w:trPr>
          <w:tblHeader/>
          <w:jc w:val="center"/>
        </w:trPr>
        <w:tc>
          <w:tcPr>
            <w:tcW w:w="1080" w:type="dxa"/>
            <w:shd w:val="clear" w:color="auto" w:fill="1F4E79"/>
            <w:tcMar>
              <w:top w:w="80" w:type="dxa"/>
              <w:left w:w="100" w:type="dxa"/>
              <w:bottom w:w="80" w:type="dxa"/>
              <w:right w:w="100" w:type="dxa"/>
            </w:tcMar>
            <w:vAlign w:val="center"/>
          </w:tcPr>
          <w:p w14:paraId="3D06ACAA" w14:textId="77777777" w:rsidR="00706B03" w:rsidRDefault="00000000">
            <w:pPr>
              <w:jc w:val="center"/>
            </w:pPr>
            <w:r>
              <w:rPr>
                <w:b/>
                <w:color w:val="FFFFFF"/>
                <w:sz w:val="18"/>
              </w:rPr>
              <w:t>Req ID</w:t>
            </w:r>
          </w:p>
        </w:tc>
        <w:tc>
          <w:tcPr>
            <w:tcW w:w="1655" w:type="dxa"/>
            <w:shd w:val="clear" w:color="auto" w:fill="1F4E79"/>
            <w:tcMar>
              <w:top w:w="80" w:type="dxa"/>
              <w:left w:w="100" w:type="dxa"/>
              <w:bottom w:w="80" w:type="dxa"/>
              <w:right w:w="100" w:type="dxa"/>
            </w:tcMar>
            <w:vAlign w:val="center"/>
          </w:tcPr>
          <w:p w14:paraId="441AC688" w14:textId="77777777" w:rsidR="00706B03" w:rsidRDefault="00000000">
            <w:pPr>
              <w:jc w:val="center"/>
            </w:pPr>
            <w:r>
              <w:rPr>
                <w:b/>
                <w:color w:val="FFFFFF"/>
                <w:sz w:val="18"/>
              </w:rPr>
              <w:t>Feature</w:t>
            </w:r>
          </w:p>
        </w:tc>
        <w:tc>
          <w:tcPr>
            <w:tcW w:w="3384" w:type="dxa"/>
            <w:shd w:val="clear" w:color="auto" w:fill="1F4E79"/>
            <w:tcMar>
              <w:top w:w="80" w:type="dxa"/>
              <w:left w:w="100" w:type="dxa"/>
              <w:bottom w:w="80" w:type="dxa"/>
              <w:right w:w="100" w:type="dxa"/>
            </w:tcMar>
            <w:vAlign w:val="center"/>
          </w:tcPr>
          <w:p w14:paraId="523F21E7" w14:textId="77777777" w:rsidR="00706B03" w:rsidRDefault="00000000">
            <w:pPr>
              <w:jc w:val="center"/>
            </w:pPr>
            <w:r>
              <w:rPr>
                <w:b/>
                <w:color w:val="FFFFFF"/>
                <w:sz w:val="18"/>
              </w:rPr>
              <w:t>Requirement detail</w:t>
            </w:r>
          </w:p>
        </w:tc>
        <w:tc>
          <w:tcPr>
            <w:tcW w:w="2808" w:type="dxa"/>
            <w:shd w:val="clear" w:color="auto" w:fill="1F4E79"/>
            <w:tcMar>
              <w:top w:w="80" w:type="dxa"/>
              <w:left w:w="100" w:type="dxa"/>
              <w:bottom w:w="80" w:type="dxa"/>
              <w:right w:w="100" w:type="dxa"/>
            </w:tcMar>
            <w:vAlign w:val="center"/>
          </w:tcPr>
          <w:p w14:paraId="5B04743B" w14:textId="77777777" w:rsidR="00706B03" w:rsidRDefault="00000000">
            <w:pPr>
              <w:jc w:val="center"/>
            </w:pPr>
            <w:r>
              <w:rPr>
                <w:b/>
                <w:color w:val="FFFFFF"/>
                <w:sz w:val="18"/>
              </w:rPr>
              <w:t>UI / Workflow expectations</w:t>
            </w:r>
          </w:p>
        </w:tc>
        <w:tc>
          <w:tcPr>
            <w:tcW w:w="1152" w:type="dxa"/>
            <w:shd w:val="clear" w:color="auto" w:fill="1F4E79"/>
            <w:tcMar>
              <w:top w:w="80" w:type="dxa"/>
              <w:left w:w="100" w:type="dxa"/>
              <w:bottom w:w="80" w:type="dxa"/>
              <w:right w:w="100" w:type="dxa"/>
            </w:tcMar>
            <w:vAlign w:val="center"/>
          </w:tcPr>
          <w:p w14:paraId="54EBE90D" w14:textId="77777777" w:rsidR="00706B03" w:rsidRDefault="00000000">
            <w:pPr>
              <w:jc w:val="center"/>
            </w:pPr>
            <w:r>
              <w:rPr>
                <w:b/>
                <w:color w:val="FFFFFF"/>
                <w:sz w:val="18"/>
              </w:rPr>
              <w:t>Priority</w:t>
            </w:r>
          </w:p>
        </w:tc>
        <w:tc>
          <w:tcPr>
            <w:tcW w:w="1944" w:type="dxa"/>
            <w:shd w:val="clear" w:color="auto" w:fill="1F4E79"/>
            <w:tcMar>
              <w:top w:w="80" w:type="dxa"/>
              <w:left w:w="100" w:type="dxa"/>
              <w:bottom w:w="80" w:type="dxa"/>
              <w:right w:w="100" w:type="dxa"/>
            </w:tcMar>
            <w:vAlign w:val="center"/>
          </w:tcPr>
          <w:p w14:paraId="79588DF5" w14:textId="77777777" w:rsidR="00706B03" w:rsidRDefault="00000000">
            <w:pPr>
              <w:jc w:val="center"/>
            </w:pPr>
            <w:r>
              <w:rPr>
                <w:b/>
                <w:color w:val="FFFFFF"/>
                <w:sz w:val="18"/>
              </w:rPr>
              <w:t>Validation / Rules</w:t>
            </w:r>
          </w:p>
        </w:tc>
      </w:tr>
      <w:tr w:rsidR="00706B03" w14:paraId="32B5794D" w14:textId="77777777">
        <w:trPr>
          <w:jc w:val="center"/>
        </w:trPr>
        <w:tc>
          <w:tcPr>
            <w:tcW w:w="1080" w:type="dxa"/>
            <w:tcMar>
              <w:top w:w="80" w:type="dxa"/>
              <w:left w:w="100" w:type="dxa"/>
              <w:bottom w:w="80" w:type="dxa"/>
              <w:right w:w="100" w:type="dxa"/>
            </w:tcMar>
            <w:vAlign w:val="center"/>
          </w:tcPr>
          <w:p w14:paraId="34CBCB93" w14:textId="77777777" w:rsidR="00706B03" w:rsidRDefault="00000000">
            <w:pPr>
              <w:jc w:val="center"/>
            </w:pPr>
            <w:r>
              <w:rPr>
                <w:sz w:val="18"/>
              </w:rPr>
              <w:t>NFR-01</w:t>
            </w:r>
          </w:p>
        </w:tc>
        <w:tc>
          <w:tcPr>
            <w:tcW w:w="1655" w:type="dxa"/>
            <w:tcMar>
              <w:top w:w="80" w:type="dxa"/>
              <w:left w:w="100" w:type="dxa"/>
              <w:bottom w:w="80" w:type="dxa"/>
              <w:right w:w="100" w:type="dxa"/>
            </w:tcMar>
            <w:vAlign w:val="center"/>
          </w:tcPr>
          <w:p w14:paraId="094D9023" w14:textId="77777777" w:rsidR="00706B03" w:rsidRDefault="00000000">
            <w:r>
              <w:rPr>
                <w:sz w:val="18"/>
              </w:rPr>
              <w:t>Availability and performance</w:t>
            </w:r>
          </w:p>
        </w:tc>
        <w:tc>
          <w:tcPr>
            <w:tcW w:w="3384" w:type="dxa"/>
            <w:tcMar>
              <w:top w:w="80" w:type="dxa"/>
              <w:left w:w="100" w:type="dxa"/>
              <w:bottom w:w="80" w:type="dxa"/>
              <w:right w:w="100" w:type="dxa"/>
            </w:tcMar>
            <w:vAlign w:val="center"/>
          </w:tcPr>
          <w:p w14:paraId="7F9F37FF" w14:textId="77777777" w:rsidR="00706B03" w:rsidRDefault="00000000">
            <w:r>
              <w:rPr>
                <w:sz w:val="18"/>
              </w:rPr>
              <w:t>Patient search and patient record load should be fast enough for point-of-care use; core screens should remain responsive under concurrent ward usage.</w:t>
            </w:r>
          </w:p>
        </w:tc>
        <w:tc>
          <w:tcPr>
            <w:tcW w:w="2808" w:type="dxa"/>
            <w:tcMar>
              <w:top w:w="80" w:type="dxa"/>
              <w:left w:w="100" w:type="dxa"/>
              <w:bottom w:w="80" w:type="dxa"/>
              <w:right w:w="100" w:type="dxa"/>
            </w:tcMar>
            <w:vAlign w:val="center"/>
          </w:tcPr>
          <w:p w14:paraId="1A343510" w14:textId="77777777" w:rsidR="00706B03" w:rsidRDefault="00000000">
            <w:r>
              <w:rPr>
                <w:sz w:val="18"/>
              </w:rPr>
              <w:t>Target metrics to be finalized in architecture phase.</w:t>
            </w:r>
          </w:p>
        </w:tc>
        <w:tc>
          <w:tcPr>
            <w:tcW w:w="1152" w:type="dxa"/>
            <w:tcMar>
              <w:top w:w="80" w:type="dxa"/>
              <w:left w:w="100" w:type="dxa"/>
              <w:bottom w:w="80" w:type="dxa"/>
              <w:right w:w="100" w:type="dxa"/>
            </w:tcMar>
            <w:vAlign w:val="center"/>
          </w:tcPr>
          <w:p w14:paraId="5FE4715D"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
          <w:p w14:paraId="59DDF2B9" w14:textId="77777777" w:rsidR="00706B03" w:rsidRDefault="00000000">
            <w:r>
              <w:rPr>
                <w:sz w:val="18"/>
              </w:rPr>
              <w:t>Performance budgets needed before build.</w:t>
            </w:r>
          </w:p>
        </w:tc>
      </w:tr>
      <w:tr w:rsidR="00706B03" w14:paraId="53FB349A" w14:textId="77777777">
        <w:trPr>
          <w:jc w:val="center"/>
        </w:trPr>
        <w:tc>
          <w:tcPr>
            <w:tcW w:w="1080" w:type="dxa"/>
            <w:shd w:val="clear" w:color="auto" w:fill="EDF3F9"/>
            <w:tcMar>
              <w:top w:w="80" w:type="dxa"/>
              <w:left w:w="100" w:type="dxa"/>
              <w:bottom w:w="80" w:type="dxa"/>
              <w:right w:w="100" w:type="dxa"/>
            </w:tcMar>
            <w:vAlign w:val="center"/>
          </w:tcPr>
          <w:p w14:paraId="76FB4D7F" w14:textId="77777777" w:rsidR="00706B03" w:rsidRDefault="00000000">
            <w:pPr>
              <w:jc w:val="center"/>
            </w:pPr>
            <w:r>
              <w:rPr>
                <w:sz w:val="18"/>
              </w:rPr>
              <w:t>NFR-02</w:t>
            </w:r>
          </w:p>
        </w:tc>
        <w:tc>
          <w:tcPr>
            <w:tcW w:w="1655" w:type="dxa"/>
            <w:shd w:val="clear" w:color="auto" w:fill="EDF3F9"/>
            <w:tcMar>
              <w:top w:w="80" w:type="dxa"/>
              <w:left w:w="100" w:type="dxa"/>
              <w:bottom w:w="80" w:type="dxa"/>
              <w:right w:w="100" w:type="dxa"/>
            </w:tcMar>
            <w:vAlign w:val="center"/>
          </w:tcPr>
          <w:p w14:paraId="21D8E8C4" w14:textId="77777777" w:rsidR="00706B03" w:rsidRDefault="00000000">
            <w:r>
              <w:rPr>
                <w:sz w:val="18"/>
              </w:rPr>
              <w:t>Encryption and secure transport</w:t>
            </w:r>
          </w:p>
        </w:tc>
        <w:tc>
          <w:tcPr>
            <w:tcW w:w="3384" w:type="dxa"/>
            <w:shd w:val="clear" w:color="auto" w:fill="EDF3F9"/>
            <w:tcMar>
              <w:top w:w="80" w:type="dxa"/>
              <w:left w:w="100" w:type="dxa"/>
              <w:bottom w:w="80" w:type="dxa"/>
              <w:right w:w="100" w:type="dxa"/>
            </w:tcMar>
            <w:vAlign w:val="center"/>
          </w:tcPr>
          <w:p w14:paraId="196662C6" w14:textId="77777777" w:rsidR="00706B03" w:rsidRDefault="00000000">
            <w:r>
              <w:rPr>
                <w:sz w:val="18"/>
              </w:rPr>
              <w:t>Use strong transport encryption and protect stored sensitive data with appropriate safeguards.</w:t>
            </w:r>
          </w:p>
        </w:tc>
        <w:tc>
          <w:tcPr>
            <w:tcW w:w="2808" w:type="dxa"/>
            <w:shd w:val="clear" w:color="auto" w:fill="EDF3F9"/>
            <w:tcMar>
              <w:top w:w="80" w:type="dxa"/>
              <w:left w:w="100" w:type="dxa"/>
              <w:bottom w:w="80" w:type="dxa"/>
              <w:right w:w="100" w:type="dxa"/>
            </w:tcMar>
            <w:vAlign w:val="center"/>
          </w:tcPr>
          <w:p w14:paraId="07E808EB" w14:textId="77777777" w:rsidR="00706B03" w:rsidRDefault="00000000">
            <w:r>
              <w:rPr>
                <w:sz w:val="18"/>
              </w:rPr>
              <w:t>No plaintext PHI in logs or downloads.</w:t>
            </w:r>
          </w:p>
        </w:tc>
        <w:tc>
          <w:tcPr>
            <w:tcW w:w="1152" w:type="dxa"/>
            <w:shd w:val="clear" w:color="auto" w:fill="EDF3F9"/>
            <w:tcMar>
              <w:top w:w="80" w:type="dxa"/>
              <w:left w:w="100" w:type="dxa"/>
              <w:bottom w:w="80" w:type="dxa"/>
              <w:right w:w="100" w:type="dxa"/>
            </w:tcMar>
            <w:vAlign w:val="center"/>
          </w:tcPr>
          <w:p w14:paraId="6BAAE1AE" w14:textId="77777777" w:rsidR="00706B03" w:rsidRDefault="00000000">
            <w:pPr>
              <w:jc w:val="center"/>
            </w:pPr>
            <w:r>
              <w:rPr>
                <w:sz w:val="18"/>
              </w:rPr>
              <w:t>Required</w:t>
            </w:r>
          </w:p>
        </w:tc>
        <w:tc>
          <w:tcPr>
            <w:tcW w:w="1944" w:type="dxa"/>
            <w:shd w:val="clear" w:color="auto" w:fill="EDF3F9"/>
            <w:tcMar>
              <w:top w:w="80" w:type="dxa"/>
              <w:left w:w="100" w:type="dxa"/>
              <w:bottom w:w="80" w:type="dxa"/>
              <w:right w:w="100" w:type="dxa"/>
            </w:tcMar>
            <w:vAlign w:val="center"/>
          </w:tcPr>
          <w:p w14:paraId="15A0C6E6" w14:textId="77777777" w:rsidR="00706B03" w:rsidRDefault="00000000">
            <w:r>
              <w:rPr>
                <w:sz w:val="18"/>
              </w:rPr>
              <w:t>Align with organizational security standards.</w:t>
            </w:r>
          </w:p>
        </w:tc>
      </w:tr>
      <w:tr w:rsidR="00706B03" w14:paraId="54E09009" w14:textId="77777777">
        <w:trPr>
          <w:jc w:val="center"/>
        </w:trPr>
        <w:tc>
          <w:tcPr>
            <w:tcW w:w="1080" w:type="dxa"/>
            <w:tcMar>
              <w:top w:w="80" w:type="dxa"/>
              <w:left w:w="100" w:type="dxa"/>
              <w:bottom w:w="80" w:type="dxa"/>
              <w:right w:w="100" w:type="dxa"/>
            </w:tcMar>
            <w:vAlign w:val="center"/>
          </w:tcPr>
          <w:p w14:paraId="671DE9FC" w14:textId="77777777" w:rsidR="00706B03" w:rsidRDefault="00000000">
            <w:pPr>
              <w:jc w:val="center"/>
            </w:pPr>
            <w:r>
              <w:rPr>
                <w:sz w:val="18"/>
              </w:rPr>
              <w:t>NFR-03</w:t>
            </w:r>
          </w:p>
        </w:tc>
        <w:tc>
          <w:tcPr>
            <w:tcW w:w="1655" w:type="dxa"/>
            <w:tcMar>
              <w:top w:w="80" w:type="dxa"/>
              <w:left w:w="100" w:type="dxa"/>
              <w:bottom w:w="80" w:type="dxa"/>
              <w:right w:w="100" w:type="dxa"/>
            </w:tcMar>
            <w:vAlign w:val="center"/>
          </w:tcPr>
          <w:p w14:paraId="01A653EC" w14:textId="77777777" w:rsidR="00706B03" w:rsidRDefault="00000000">
            <w:r>
              <w:rPr>
                <w:sz w:val="18"/>
              </w:rPr>
              <w:t>Least privilege and segregation</w:t>
            </w:r>
          </w:p>
        </w:tc>
        <w:tc>
          <w:tcPr>
            <w:tcW w:w="3384" w:type="dxa"/>
            <w:tcMar>
              <w:top w:w="80" w:type="dxa"/>
              <w:left w:w="100" w:type="dxa"/>
              <w:bottom w:w="80" w:type="dxa"/>
              <w:right w:w="100" w:type="dxa"/>
            </w:tcMar>
            <w:vAlign w:val="center"/>
          </w:tcPr>
          <w:p w14:paraId="64EE435F" w14:textId="77777777" w:rsidR="00706B03" w:rsidRDefault="00000000">
            <w:r>
              <w:rPr>
                <w:sz w:val="18"/>
              </w:rPr>
              <w:t>Default access should be limited by role, department and care relationship where appropriate.</w:t>
            </w:r>
          </w:p>
        </w:tc>
        <w:tc>
          <w:tcPr>
            <w:tcW w:w="2808" w:type="dxa"/>
            <w:tcMar>
              <w:top w:w="80" w:type="dxa"/>
              <w:left w:w="100" w:type="dxa"/>
              <w:bottom w:w="80" w:type="dxa"/>
              <w:right w:w="100" w:type="dxa"/>
            </w:tcMar>
            <w:vAlign w:val="center"/>
          </w:tcPr>
          <w:p w14:paraId="239B8E06" w14:textId="77777777" w:rsidR="00706B03" w:rsidRDefault="00000000">
            <w:r>
              <w:rPr>
                <w:sz w:val="18"/>
              </w:rPr>
              <w:t>Permission model must be configurable.</w:t>
            </w:r>
          </w:p>
        </w:tc>
        <w:tc>
          <w:tcPr>
            <w:tcW w:w="1152" w:type="dxa"/>
            <w:tcMar>
              <w:top w:w="80" w:type="dxa"/>
              <w:left w:w="100" w:type="dxa"/>
              <w:bottom w:w="80" w:type="dxa"/>
              <w:right w:w="100" w:type="dxa"/>
            </w:tcMar>
            <w:vAlign w:val="center"/>
          </w:tcPr>
          <w:p w14:paraId="21A43A73" w14:textId="77777777" w:rsidR="00706B03" w:rsidRDefault="00000000">
            <w:pPr>
              <w:jc w:val="center"/>
            </w:pPr>
            <w:r>
              <w:rPr>
                <w:sz w:val="18"/>
              </w:rPr>
              <w:t>Required</w:t>
            </w:r>
          </w:p>
        </w:tc>
        <w:tc>
          <w:tcPr>
            <w:tcW w:w="1944" w:type="dxa"/>
            <w:tcMar>
              <w:top w:w="80" w:type="dxa"/>
              <w:left w:w="100" w:type="dxa"/>
              <w:bottom w:w="80" w:type="dxa"/>
              <w:right w:w="100" w:type="dxa"/>
            </w:tcMar>
            <w:vAlign w:val="center"/>
          </w:tcPr>
          <w:p w14:paraId="3462FF15" w14:textId="77777777" w:rsidR="00706B03" w:rsidRDefault="00000000">
            <w:r>
              <w:rPr>
                <w:sz w:val="18"/>
              </w:rPr>
              <w:t>Supports PHI minimization.</w:t>
            </w:r>
          </w:p>
        </w:tc>
      </w:tr>
      <w:tr w:rsidR="00706B03" w14:paraId="75705E2A" w14:textId="77777777">
        <w:trPr>
          <w:jc w:val="center"/>
        </w:trPr>
        <w:tc>
          <w:tcPr>
            <w:tcW w:w="1080" w:type="dxa"/>
            <w:shd w:val="clear" w:color="auto" w:fill="EDF3F9"/>
            <w:tcMar>
              <w:top w:w="80" w:type="dxa"/>
              <w:left w:w="100" w:type="dxa"/>
              <w:bottom w:w="80" w:type="dxa"/>
              <w:right w:w="100" w:type="dxa"/>
            </w:tcMar>
            <w:vAlign w:val="center"/>
          </w:tcPr>
          <w:p w14:paraId="46028714" w14:textId="77777777" w:rsidR="00706B03" w:rsidRDefault="00000000">
            <w:pPr>
              <w:jc w:val="center"/>
            </w:pPr>
            <w:r>
              <w:rPr>
                <w:sz w:val="18"/>
              </w:rPr>
              <w:t>NFR-04</w:t>
            </w:r>
          </w:p>
        </w:tc>
        <w:tc>
          <w:tcPr>
            <w:tcW w:w="1655" w:type="dxa"/>
            <w:shd w:val="clear" w:color="auto" w:fill="EDF3F9"/>
            <w:tcMar>
              <w:top w:w="80" w:type="dxa"/>
              <w:left w:w="100" w:type="dxa"/>
              <w:bottom w:w="80" w:type="dxa"/>
              <w:right w:w="100" w:type="dxa"/>
            </w:tcMar>
            <w:vAlign w:val="center"/>
          </w:tcPr>
          <w:p w14:paraId="6A04F3FD" w14:textId="77777777" w:rsidR="00706B03" w:rsidRDefault="00000000">
            <w:r>
              <w:rPr>
                <w:sz w:val="18"/>
              </w:rPr>
              <w:t>Retention, backup and recovery</w:t>
            </w:r>
          </w:p>
        </w:tc>
        <w:tc>
          <w:tcPr>
            <w:tcW w:w="3384" w:type="dxa"/>
            <w:shd w:val="clear" w:color="auto" w:fill="EDF3F9"/>
            <w:tcMar>
              <w:top w:w="80" w:type="dxa"/>
              <w:left w:w="100" w:type="dxa"/>
              <w:bottom w:w="80" w:type="dxa"/>
              <w:right w:w="100" w:type="dxa"/>
            </w:tcMar>
            <w:vAlign w:val="center"/>
          </w:tcPr>
          <w:p w14:paraId="5B111610" w14:textId="77777777" w:rsidR="00706B03" w:rsidRDefault="00000000">
            <w:r>
              <w:rPr>
                <w:sz w:val="18"/>
              </w:rPr>
              <w:t>Support backup, restore, retention schedules and disaster recovery procedures.</w:t>
            </w:r>
          </w:p>
        </w:tc>
        <w:tc>
          <w:tcPr>
            <w:tcW w:w="2808" w:type="dxa"/>
            <w:shd w:val="clear" w:color="auto" w:fill="EDF3F9"/>
            <w:tcMar>
              <w:top w:w="80" w:type="dxa"/>
              <w:left w:w="100" w:type="dxa"/>
              <w:bottom w:w="80" w:type="dxa"/>
              <w:right w:w="100" w:type="dxa"/>
            </w:tcMar>
            <w:vAlign w:val="center"/>
          </w:tcPr>
          <w:p w14:paraId="398845E5" w14:textId="77777777" w:rsidR="00706B03" w:rsidRDefault="00000000">
            <w:r>
              <w:rPr>
                <w:sz w:val="18"/>
              </w:rPr>
              <w:t>Operational runbooks required.</w:t>
            </w:r>
          </w:p>
        </w:tc>
        <w:tc>
          <w:tcPr>
            <w:tcW w:w="1152" w:type="dxa"/>
            <w:shd w:val="clear" w:color="auto" w:fill="EDF3F9"/>
            <w:tcMar>
              <w:top w:w="80" w:type="dxa"/>
              <w:left w:w="100" w:type="dxa"/>
              <w:bottom w:w="80" w:type="dxa"/>
              <w:right w:w="100" w:type="dxa"/>
            </w:tcMar>
            <w:vAlign w:val="center"/>
          </w:tcPr>
          <w:p w14:paraId="3BEE331D" w14:textId="77777777" w:rsidR="00706B03" w:rsidRDefault="00000000">
            <w:pPr>
              <w:jc w:val="center"/>
            </w:pPr>
            <w:r>
              <w:rPr>
                <w:sz w:val="18"/>
              </w:rPr>
              <w:t>Required</w:t>
            </w:r>
          </w:p>
        </w:tc>
        <w:tc>
          <w:tcPr>
            <w:tcW w:w="1944" w:type="dxa"/>
            <w:shd w:val="clear" w:color="auto" w:fill="EDF3F9"/>
            <w:tcMar>
              <w:top w:w="80" w:type="dxa"/>
              <w:left w:w="100" w:type="dxa"/>
              <w:bottom w:w="80" w:type="dxa"/>
              <w:right w:w="100" w:type="dxa"/>
            </w:tcMar>
            <w:vAlign w:val="center"/>
          </w:tcPr>
          <w:p w14:paraId="3C2BBFF8" w14:textId="77777777" w:rsidR="00706B03" w:rsidRDefault="00000000">
            <w:r>
              <w:rPr>
                <w:sz w:val="18"/>
              </w:rPr>
              <w:t>Health records are business-critical.</w:t>
            </w:r>
          </w:p>
        </w:tc>
      </w:tr>
      <w:tr w:rsidR="00706B03" w14:paraId="6B497248" w14:textId="77777777">
        <w:trPr>
          <w:jc w:val="center"/>
        </w:trPr>
        <w:tc>
          <w:tcPr>
            <w:tcW w:w="1080" w:type="dxa"/>
            <w:tcMar>
              <w:top w:w="80" w:type="dxa"/>
              <w:left w:w="100" w:type="dxa"/>
              <w:bottom w:w="80" w:type="dxa"/>
              <w:right w:w="100" w:type="dxa"/>
            </w:tcMar>
            <w:vAlign w:val="center"/>
          </w:tcPr>
          <w:p w14:paraId="72D95FA0" w14:textId="77777777" w:rsidR="00706B03" w:rsidRDefault="00000000">
            <w:pPr>
              <w:jc w:val="center"/>
            </w:pPr>
            <w:r>
              <w:rPr>
                <w:sz w:val="18"/>
              </w:rPr>
              <w:t>NFR-05</w:t>
            </w:r>
          </w:p>
        </w:tc>
        <w:tc>
          <w:tcPr>
            <w:tcW w:w="1655" w:type="dxa"/>
            <w:tcMar>
              <w:top w:w="80" w:type="dxa"/>
              <w:left w:w="100" w:type="dxa"/>
              <w:bottom w:w="80" w:type="dxa"/>
              <w:right w:w="100" w:type="dxa"/>
            </w:tcMar>
            <w:vAlign w:val="center"/>
          </w:tcPr>
          <w:p w14:paraId="18366C65" w14:textId="77777777" w:rsidR="00706B03" w:rsidRDefault="00000000">
            <w:r>
              <w:rPr>
                <w:sz w:val="18"/>
              </w:rPr>
              <w:t>Accessibility and usability</w:t>
            </w:r>
          </w:p>
        </w:tc>
        <w:tc>
          <w:tcPr>
            <w:tcW w:w="3384" w:type="dxa"/>
            <w:tcMar>
              <w:top w:w="80" w:type="dxa"/>
              <w:left w:w="100" w:type="dxa"/>
              <w:bottom w:w="80" w:type="dxa"/>
              <w:right w:w="100" w:type="dxa"/>
            </w:tcMar>
            <w:vAlign w:val="center"/>
          </w:tcPr>
          <w:p w14:paraId="7AE92E7D" w14:textId="77777777" w:rsidR="00706B03" w:rsidRDefault="00000000">
            <w:r>
              <w:rPr>
                <w:sz w:val="18"/>
              </w:rPr>
              <w:t>Use readable forms, clear labels, keyboard support and high-contrast status indicators for clinical environments.</w:t>
            </w:r>
          </w:p>
        </w:tc>
        <w:tc>
          <w:tcPr>
            <w:tcW w:w="2808" w:type="dxa"/>
            <w:tcMar>
              <w:top w:w="80" w:type="dxa"/>
              <w:left w:w="100" w:type="dxa"/>
              <w:bottom w:w="80" w:type="dxa"/>
              <w:right w:w="100" w:type="dxa"/>
            </w:tcMar>
            <w:vAlign w:val="center"/>
          </w:tcPr>
          <w:p w14:paraId="5EA95C68" w14:textId="77777777" w:rsidR="00706B03" w:rsidRDefault="00000000">
            <w:r>
              <w:rPr>
                <w:sz w:val="18"/>
              </w:rPr>
              <w:t>Design system should follow accessibility best practices.</w:t>
            </w:r>
          </w:p>
        </w:tc>
        <w:tc>
          <w:tcPr>
            <w:tcW w:w="1152" w:type="dxa"/>
            <w:tcMar>
              <w:top w:w="80" w:type="dxa"/>
              <w:left w:w="100" w:type="dxa"/>
              <w:bottom w:w="80" w:type="dxa"/>
              <w:right w:w="100" w:type="dxa"/>
            </w:tcMar>
            <w:vAlign w:val="center"/>
          </w:tcPr>
          <w:p w14:paraId="224AEA4F" w14:textId="77777777" w:rsidR="00706B03" w:rsidRDefault="00000000">
            <w:pPr>
              <w:jc w:val="center"/>
            </w:pPr>
            <w:r>
              <w:rPr>
                <w:sz w:val="18"/>
              </w:rPr>
              <w:t>Recommended</w:t>
            </w:r>
          </w:p>
        </w:tc>
        <w:tc>
          <w:tcPr>
            <w:tcW w:w="1944" w:type="dxa"/>
            <w:tcMar>
              <w:top w:w="80" w:type="dxa"/>
              <w:left w:w="100" w:type="dxa"/>
              <w:bottom w:w="80" w:type="dxa"/>
              <w:right w:w="100" w:type="dxa"/>
            </w:tcMar>
            <w:vAlign w:val="center"/>
          </w:tcPr>
          <w:p w14:paraId="2F0B9B16" w14:textId="77777777" w:rsidR="00706B03" w:rsidRDefault="00000000">
            <w:r>
              <w:rPr>
                <w:sz w:val="18"/>
              </w:rPr>
              <w:t>Helps diverse staff populations and reduces entry errors.</w:t>
            </w:r>
          </w:p>
        </w:tc>
      </w:tr>
      <w:tr w:rsidR="00706B03" w14:paraId="6B5CAE23" w14:textId="77777777">
        <w:trPr>
          <w:jc w:val="center"/>
        </w:trPr>
        <w:tc>
          <w:tcPr>
            <w:tcW w:w="1080" w:type="dxa"/>
            <w:shd w:val="clear" w:color="auto" w:fill="EDF3F9"/>
            <w:tcMar>
              <w:top w:w="80" w:type="dxa"/>
              <w:left w:w="100" w:type="dxa"/>
              <w:bottom w:w="80" w:type="dxa"/>
              <w:right w:w="100" w:type="dxa"/>
            </w:tcMar>
            <w:vAlign w:val="center"/>
          </w:tcPr>
          <w:p w14:paraId="7BB22572" w14:textId="77777777" w:rsidR="00706B03" w:rsidRDefault="00000000">
            <w:pPr>
              <w:jc w:val="center"/>
            </w:pPr>
            <w:r>
              <w:rPr>
                <w:sz w:val="18"/>
              </w:rPr>
              <w:t>NFR-06</w:t>
            </w:r>
          </w:p>
        </w:tc>
        <w:tc>
          <w:tcPr>
            <w:tcW w:w="1655" w:type="dxa"/>
            <w:shd w:val="clear" w:color="auto" w:fill="EDF3F9"/>
            <w:tcMar>
              <w:top w:w="80" w:type="dxa"/>
              <w:left w:w="100" w:type="dxa"/>
              <w:bottom w:w="80" w:type="dxa"/>
              <w:right w:w="100" w:type="dxa"/>
            </w:tcMar>
            <w:vAlign w:val="center"/>
          </w:tcPr>
          <w:p w14:paraId="7C5378D4" w14:textId="77777777" w:rsidR="00706B03" w:rsidRDefault="00000000">
            <w:r>
              <w:rPr>
                <w:sz w:val="18"/>
              </w:rPr>
              <w:t>Traceable patient publication model</w:t>
            </w:r>
          </w:p>
        </w:tc>
        <w:tc>
          <w:tcPr>
            <w:tcW w:w="3384" w:type="dxa"/>
            <w:shd w:val="clear" w:color="auto" w:fill="EDF3F9"/>
            <w:tcMar>
              <w:top w:w="80" w:type="dxa"/>
              <w:left w:w="100" w:type="dxa"/>
              <w:bottom w:w="80" w:type="dxa"/>
              <w:right w:w="100" w:type="dxa"/>
            </w:tcMar>
            <w:vAlign w:val="center"/>
          </w:tcPr>
          <w:p w14:paraId="294F44F1" w14:textId="77777777" w:rsidR="00706B03" w:rsidRDefault="00000000">
            <w:r>
              <w:rPr>
                <w:sz w:val="18"/>
              </w:rPr>
              <w:t>Internal data and patient-published data states must be explicit and reviewable.</w:t>
            </w:r>
          </w:p>
        </w:tc>
        <w:tc>
          <w:tcPr>
            <w:tcW w:w="2808" w:type="dxa"/>
            <w:shd w:val="clear" w:color="auto" w:fill="EDF3F9"/>
            <w:tcMar>
              <w:top w:w="80" w:type="dxa"/>
              <w:left w:w="100" w:type="dxa"/>
              <w:bottom w:w="80" w:type="dxa"/>
              <w:right w:w="100" w:type="dxa"/>
            </w:tcMar>
            <w:vAlign w:val="center"/>
          </w:tcPr>
          <w:p w14:paraId="6114A8FE" w14:textId="77777777" w:rsidR="00706B03" w:rsidRDefault="00000000">
            <w:r>
              <w:rPr>
                <w:sz w:val="18"/>
              </w:rPr>
              <w:t>Content state machine recommended: draft, reviewed, published, withdrawn.</w:t>
            </w:r>
          </w:p>
        </w:tc>
        <w:tc>
          <w:tcPr>
            <w:tcW w:w="1152" w:type="dxa"/>
            <w:shd w:val="clear" w:color="auto" w:fill="EDF3F9"/>
            <w:tcMar>
              <w:top w:w="80" w:type="dxa"/>
              <w:left w:w="100" w:type="dxa"/>
              <w:bottom w:w="80" w:type="dxa"/>
              <w:right w:w="100" w:type="dxa"/>
            </w:tcMar>
            <w:vAlign w:val="center"/>
          </w:tcPr>
          <w:p w14:paraId="70A3F123" w14:textId="77777777" w:rsidR="00706B03" w:rsidRDefault="00000000">
            <w:pPr>
              <w:jc w:val="center"/>
            </w:pPr>
            <w:r>
              <w:rPr>
                <w:sz w:val="18"/>
              </w:rPr>
              <w:t>Required</w:t>
            </w:r>
          </w:p>
        </w:tc>
        <w:tc>
          <w:tcPr>
            <w:tcW w:w="1944" w:type="dxa"/>
            <w:shd w:val="clear" w:color="auto" w:fill="EDF3F9"/>
            <w:tcMar>
              <w:top w:w="80" w:type="dxa"/>
              <w:left w:w="100" w:type="dxa"/>
              <w:bottom w:w="80" w:type="dxa"/>
              <w:right w:w="100" w:type="dxa"/>
            </w:tcMar>
            <w:vAlign w:val="center"/>
          </w:tcPr>
          <w:p w14:paraId="5C66B5E3" w14:textId="77777777" w:rsidR="00706B03" w:rsidRDefault="00000000">
            <w:r>
              <w:rPr>
                <w:sz w:val="18"/>
              </w:rPr>
              <w:t>Prevents accidental release of incomplete data.</w:t>
            </w:r>
          </w:p>
        </w:tc>
      </w:tr>
    </w:tbl>
    <w:p w14:paraId="5D916B66" w14:textId="77777777" w:rsidR="00706B03" w:rsidRDefault="00706B03"/>
    <w:p w14:paraId="2ED21D78" w14:textId="77777777" w:rsidR="00706B03" w:rsidRDefault="00000000">
      <w:pPr>
        <w:spacing w:before="200" w:after="120"/>
      </w:pPr>
      <w:r>
        <w:rPr>
          <w:b/>
          <w:color w:val="1F4E79"/>
          <w:sz w:val="32"/>
        </w:rPr>
        <w:t>19. Detailed Input Field Catalogue by Webpage Segment</w:t>
      </w:r>
    </w:p>
    <w:p w14:paraId="4DC15045" w14:textId="77777777" w:rsidR="00706B03" w:rsidRDefault="00000000">
      <w:pPr>
        <w:spacing w:before="160" w:after="80"/>
      </w:pPr>
      <w:r>
        <w:rPr>
          <w:b/>
          <w:color w:val="2E5484"/>
          <w:sz w:val="24"/>
        </w:rPr>
        <w:t>19.1 Admission Form Fields</w:t>
      </w:r>
    </w:p>
    <w:tbl>
      <w:tblPr>
        <w:tblStyle w:val="TableGrid"/>
        <w:tblW w:w="0" w:type="auto"/>
        <w:jc w:val="center"/>
        <w:tblLayout w:type="fixed"/>
        <w:tblLook w:val="04A0" w:firstRow="1" w:lastRow="0" w:firstColumn="1" w:lastColumn="0" w:noHBand="0" w:noVBand="1"/>
      </w:tblPr>
      <w:tblGrid>
        <w:gridCol w:w="2015"/>
        <w:gridCol w:w="4464"/>
        <w:gridCol w:w="2160"/>
        <w:gridCol w:w="2448"/>
      </w:tblGrid>
      <w:tr w:rsidR="00706B03" w14:paraId="45AC8073" w14:textId="77777777">
        <w:trPr>
          <w:tblHeader/>
          <w:jc w:val="center"/>
        </w:trPr>
        <w:tc>
          <w:tcPr>
            <w:tcW w:w="2015" w:type="dxa"/>
            <w:shd w:val="clear" w:color="auto" w:fill="1F4E79"/>
            <w:tcMar>
              <w:top w:w="80" w:type="dxa"/>
              <w:left w:w="100" w:type="dxa"/>
              <w:bottom w:w="80" w:type="dxa"/>
              <w:right w:w="100" w:type="dxa"/>
            </w:tcMar>
            <w:vAlign w:val="center"/>
          </w:tcPr>
          <w:p w14:paraId="0C315271" w14:textId="77777777" w:rsidR="00706B03" w:rsidRDefault="00000000">
            <w:pPr>
              <w:jc w:val="center"/>
            </w:pPr>
            <w:r>
              <w:rPr>
                <w:b/>
                <w:color w:val="FFFFFF"/>
                <w:sz w:val="18"/>
              </w:rPr>
              <w:t>Field group</w:t>
            </w:r>
          </w:p>
        </w:tc>
        <w:tc>
          <w:tcPr>
            <w:tcW w:w="4464" w:type="dxa"/>
            <w:shd w:val="clear" w:color="auto" w:fill="1F4E79"/>
            <w:tcMar>
              <w:top w:w="80" w:type="dxa"/>
              <w:left w:w="100" w:type="dxa"/>
              <w:bottom w:w="80" w:type="dxa"/>
              <w:right w:w="100" w:type="dxa"/>
            </w:tcMar>
            <w:vAlign w:val="center"/>
          </w:tcPr>
          <w:p w14:paraId="5B3477B1" w14:textId="77777777" w:rsidR="00706B03" w:rsidRDefault="00000000">
            <w:pPr>
              <w:jc w:val="center"/>
            </w:pPr>
            <w:r>
              <w:rPr>
                <w:b/>
                <w:color w:val="FFFFFF"/>
                <w:sz w:val="18"/>
              </w:rPr>
              <w:t>Fields</w:t>
            </w:r>
          </w:p>
        </w:tc>
        <w:tc>
          <w:tcPr>
            <w:tcW w:w="2160" w:type="dxa"/>
            <w:shd w:val="clear" w:color="auto" w:fill="1F4E79"/>
            <w:tcMar>
              <w:top w:w="80" w:type="dxa"/>
              <w:left w:w="100" w:type="dxa"/>
              <w:bottom w:w="80" w:type="dxa"/>
              <w:right w:w="100" w:type="dxa"/>
            </w:tcMar>
            <w:vAlign w:val="center"/>
          </w:tcPr>
          <w:p w14:paraId="06E09573" w14:textId="77777777" w:rsidR="00706B03" w:rsidRDefault="00000000">
            <w:pPr>
              <w:jc w:val="center"/>
            </w:pPr>
            <w:r>
              <w:rPr>
                <w:b/>
                <w:color w:val="FFFFFF"/>
                <w:sz w:val="18"/>
              </w:rPr>
              <w:t>Mandatory subset</w:t>
            </w:r>
          </w:p>
        </w:tc>
        <w:tc>
          <w:tcPr>
            <w:tcW w:w="2448" w:type="dxa"/>
            <w:shd w:val="clear" w:color="auto" w:fill="1F4E79"/>
            <w:tcMar>
              <w:top w:w="80" w:type="dxa"/>
              <w:left w:w="100" w:type="dxa"/>
              <w:bottom w:w="80" w:type="dxa"/>
              <w:right w:w="100" w:type="dxa"/>
            </w:tcMar>
            <w:vAlign w:val="center"/>
          </w:tcPr>
          <w:p w14:paraId="70D20F93" w14:textId="77777777" w:rsidR="00706B03" w:rsidRDefault="00000000">
            <w:pPr>
              <w:jc w:val="center"/>
            </w:pPr>
            <w:r>
              <w:rPr>
                <w:b/>
                <w:color w:val="FFFFFF"/>
                <w:sz w:val="18"/>
              </w:rPr>
              <w:t>Validation / notes</w:t>
            </w:r>
          </w:p>
        </w:tc>
      </w:tr>
      <w:tr w:rsidR="00706B03" w14:paraId="4E396471" w14:textId="77777777">
        <w:trPr>
          <w:jc w:val="center"/>
        </w:trPr>
        <w:tc>
          <w:tcPr>
            <w:tcW w:w="2015" w:type="dxa"/>
            <w:tcMar>
              <w:top w:w="80" w:type="dxa"/>
              <w:left w:w="100" w:type="dxa"/>
              <w:bottom w:w="80" w:type="dxa"/>
              <w:right w:w="100" w:type="dxa"/>
            </w:tcMar>
            <w:vAlign w:val="center"/>
          </w:tcPr>
          <w:p w14:paraId="05C893F9" w14:textId="77777777" w:rsidR="00706B03" w:rsidRDefault="00000000">
            <w:r>
              <w:rPr>
                <w:sz w:val="18"/>
              </w:rPr>
              <w:t>Demographics</w:t>
            </w:r>
          </w:p>
        </w:tc>
        <w:tc>
          <w:tcPr>
            <w:tcW w:w="4464" w:type="dxa"/>
            <w:tcMar>
              <w:top w:w="80" w:type="dxa"/>
              <w:left w:w="100" w:type="dxa"/>
              <w:bottom w:w="80" w:type="dxa"/>
              <w:right w:w="100" w:type="dxa"/>
            </w:tcMar>
            <w:vAlign w:val="center"/>
          </w:tcPr>
          <w:p w14:paraId="7AE162EA" w14:textId="77777777" w:rsidR="00706B03" w:rsidRDefault="00000000">
            <w:r>
              <w:rPr>
                <w:sz w:val="18"/>
              </w:rPr>
              <w:t>Patient ID/MRN; full name; DOB; age; sex/gender; phone; address; emergency contact; relationship; blood group</w:t>
            </w:r>
          </w:p>
        </w:tc>
        <w:tc>
          <w:tcPr>
            <w:tcW w:w="2160" w:type="dxa"/>
            <w:tcMar>
              <w:top w:w="80" w:type="dxa"/>
              <w:left w:w="100" w:type="dxa"/>
              <w:bottom w:w="80" w:type="dxa"/>
              <w:right w:w="100" w:type="dxa"/>
            </w:tcMar>
            <w:vAlign w:val="center"/>
          </w:tcPr>
          <w:p w14:paraId="339C9256" w14:textId="77777777" w:rsidR="00706B03" w:rsidRDefault="00000000">
            <w:r>
              <w:rPr>
                <w:sz w:val="18"/>
              </w:rPr>
              <w:t>Patient ID, full name, DOB, admission date/time, emergency contact</w:t>
            </w:r>
          </w:p>
        </w:tc>
        <w:tc>
          <w:tcPr>
            <w:tcW w:w="2448" w:type="dxa"/>
            <w:tcMar>
              <w:top w:w="80" w:type="dxa"/>
              <w:left w:w="100" w:type="dxa"/>
              <w:bottom w:w="80" w:type="dxa"/>
              <w:right w:w="100" w:type="dxa"/>
            </w:tcMar>
            <w:vAlign w:val="center"/>
          </w:tcPr>
          <w:p w14:paraId="18A6B34E" w14:textId="77777777" w:rsidR="00706B03" w:rsidRDefault="00000000">
            <w:r>
              <w:rPr>
                <w:sz w:val="18"/>
              </w:rPr>
              <w:t>Phone format validation; DOB cannot be future date; age derived where possible</w:t>
            </w:r>
          </w:p>
        </w:tc>
      </w:tr>
      <w:tr w:rsidR="00706B03" w14:paraId="52606085" w14:textId="77777777">
        <w:trPr>
          <w:jc w:val="center"/>
        </w:trPr>
        <w:tc>
          <w:tcPr>
            <w:tcW w:w="2015" w:type="dxa"/>
            <w:shd w:val="clear" w:color="auto" w:fill="EDF3F9"/>
            <w:tcMar>
              <w:top w:w="80" w:type="dxa"/>
              <w:left w:w="100" w:type="dxa"/>
              <w:bottom w:w="80" w:type="dxa"/>
              <w:right w:w="100" w:type="dxa"/>
            </w:tcMar>
            <w:vAlign w:val="center"/>
          </w:tcPr>
          <w:p w14:paraId="0ACF2A3B" w14:textId="77777777" w:rsidR="00706B03" w:rsidRDefault="00000000">
            <w:r>
              <w:rPr>
                <w:sz w:val="18"/>
              </w:rPr>
              <w:lastRenderedPageBreak/>
              <w:t>Admission details</w:t>
            </w:r>
          </w:p>
        </w:tc>
        <w:tc>
          <w:tcPr>
            <w:tcW w:w="4464" w:type="dxa"/>
            <w:shd w:val="clear" w:color="auto" w:fill="EDF3F9"/>
            <w:tcMar>
              <w:top w:w="80" w:type="dxa"/>
              <w:left w:w="100" w:type="dxa"/>
              <w:bottom w:w="80" w:type="dxa"/>
              <w:right w:w="100" w:type="dxa"/>
            </w:tcMar>
            <w:vAlign w:val="center"/>
          </w:tcPr>
          <w:p w14:paraId="4893D17B" w14:textId="77777777" w:rsidR="00706B03" w:rsidRDefault="00000000">
            <w:r>
              <w:rPr>
                <w:sz w:val="18"/>
              </w:rPr>
              <w:t>Admission ID; date/time; department; ward; room; bed; admitting doctor; initial diagnosis; allergies; status tags</w:t>
            </w:r>
          </w:p>
        </w:tc>
        <w:tc>
          <w:tcPr>
            <w:tcW w:w="2160" w:type="dxa"/>
            <w:shd w:val="clear" w:color="auto" w:fill="EDF3F9"/>
            <w:tcMar>
              <w:top w:w="80" w:type="dxa"/>
              <w:left w:w="100" w:type="dxa"/>
              <w:bottom w:w="80" w:type="dxa"/>
              <w:right w:w="100" w:type="dxa"/>
            </w:tcMar>
            <w:vAlign w:val="center"/>
          </w:tcPr>
          <w:p w14:paraId="69D8306D" w14:textId="77777777" w:rsidR="00706B03" w:rsidRDefault="00000000">
            <w:r>
              <w:rPr>
                <w:sz w:val="18"/>
              </w:rPr>
              <w:t>Admission ID, date/time, department, bed/room, admitting doctor</w:t>
            </w:r>
          </w:p>
        </w:tc>
        <w:tc>
          <w:tcPr>
            <w:tcW w:w="2448" w:type="dxa"/>
            <w:shd w:val="clear" w:color="auto" w:fill="EDF3F9"/>
            <w:tcMar>
              <w:top w:w="80" w:type="dxa"/>
              <w:left w:w="100" w:type="dxa"/>
              <w:bottom w:w="80" w:type="dxa"/>
              <w:right w:w="100" w:type="dxa"/>
            </w:tcMar>
            <w:vAlign w:val="center"/>
          </w:tcPr>
          <w:p w14:paraId="25C6B026" w14:textId="77777777" w:rsidR="00706B03" w:rsidRDefault="00000000">
            <w:r>
              <w:rPr>
                <w:sz w:val="18"/>
              </w:rPr>
              <w:t>Room/bed conflicts blocked; allergy field always visible</w:t>
            </w:r>
          </w:p>
        </w:tc>
      </w:tr>
      <w:tr w:rsidR="00706B03" w14:paraId="0A06FCA1" w14:textId="77777777">
        <w:trPr>
          <w:jc w:val="center"/>
        </w:trPr>
        <w:tc>
          <w:tcPr>
            <w:tcW w:w="2015" w:type="dxa"/>
            <w:tcMar>
              <w:top w:w="80" w:type="dxa"/>
              <w:left w:w="100" w:type="dxa"/>
              <w:bottom w:w="80" w:type="dxa"/>
              <w:right w:w="100" w:type="dxa"/>
            </w:tcMar>
            <w:vAlign w:val="center"/>
          </w:tcPr>
          <w:p w14:paraId="5663A96E" w14:textId="77777777" w:rsidR="00706B03" w:rsidRDefault="00000000">
            <w:r>
              <w:rPr>
                <w:sz w:val="18"/>
              </w:rPr>
              <w:t>Portal/consent</w:t>
            </w:r>
          </w:p>
        </w:tc>
        <w:tc>
          <w:tcPr>
            <w:tcW w:w="4464" w:type="dxa"/>
            <w:tcMar>
              <w:top w:w="80" w:type="dxa"/>
              <w:left w:w="100" w:type="dxa"/>
              <w:bottom w:w="80" w:type="dxa"/>
              <w:right w:w="100" w:type="dxa"/>
            </w:tcMar>
            <w:vAlign w:val="center"/>
          </w:tcPr>
          <w:p w14:paraId="4867B601" w14:textId="77777777" w:rsidR="00706B03" w:rsidRDefault="00000000">
            <w:r>
              <w:rPr>
                <w:sz w:val="18"/>
              </w:rPr>
              <w:t>Portal activation status; caregiver authorized; consent timestamps; language preference</w:t>
            </w:r>
          </w:p>
        </w:tc>
        <w:tc>
          <w:tcPr>
            <w:tcW w:w="2160" w:type="dxa"/>
            <w:tcMar>
              <w:top w:w="80" w:type="dxa"/>
              <w:left w:w="100" w:type="dxa"/>
              <w:bottom w:w="80" w:type="dxa"/>
              <w:right w:w="100" w:type="dxa"/>
            </w:tcMar>
            <w:vAlign w:val="center"/>
          </w:tcPr>
          <w:p w14:paraId="4DBE246C" w14:textId="77777777" w:rsidR="00706B03" w:rsidRDefault="00000000">
            <w:r>
              <w:rPr>
                <w:sz w:val="18"/>
              </w:rPr>
              <w:t>Portal status if patient app is enabled</w:t>
            </w:r>
          </w:p>
        </w:tc>
        <w:tc>
          <w:tcPr>
            <w:tcW w:w="2448" w:type="dxa"/>
            <w:tcMar>
              <w:top w:w="80" w:type="dxa"/>
              <w:left w:w="100" w:type="dxa"/>
              <w:bottom w:w="80" w:type="dxa"/>
              <w:right w:w="100" w:type="dxa"/>
            </w:tcMar>
            <w:vAlign w:val="center"/>
          </w:tcPr>
          <w:p w14:paraId="128817D5" w14:textId="77777777" w:rsidR="00706B03" w:rsidRDefault="00000000">
            <w:r>
              <w:rPr>
                <w:sz w:val="18"/>
              </w:rPr>
              <w:t>Patient visibility should remain disabled until prerequisites complete</w:t>
            </w:r>
          </w:p>
        </w:tc>
      </w:tr>
    </w:tbl>
    <w:p w14:paraId="49167372" w14:textId="77777777" w:rsidR="00706B03" w:rsidRDefault="00706B03"/>
    <w:p w14:paraId="7D57B6C6" w14:textId="77777777" w:rsidR="00706B03" w:rsidRDefault="00000000">
      <w:pPr>
        <w:spacing w:before="160" w:after="80"/>
      </w:pPr>
      <w:r>
        <w:rPr>
          <w:b/>
          <w:color w:val="2E5484"/>
          <w:sz w:val="24"/>
        </w:rPr>
        <w:t>19.2 Clinical Summary Fields</w:t>
      </w:r>
    </w:p>
    <w:tbl>
      <w:tblPr>
        <w:tblStyle w:val="TableGrid"/>
        <w:tblW w:w="0" w:type="auto"/>
        <w:jc w:val="center"/>
        <w:tblLayout w:type="fixed"/>
        <w:tblLook w:val="04A0" w:firstRow="1" w:lastRow="0" w:firstColumn="1" w:lastColumn="0" w:noHBand="0" w:noVBand="1"/>
      </w:tblPr>
      <w:tblGrid>
        <w:gridCol w:w="2015"/>
        <w:gridCol w:w="4464"/>
        <w:gridCol w:w="2160"/>
        <w:gridCol w:w="2448"/>
      </w:tblGrid>
      <w:tr w:rsidR="00706B03" w14:paraId="30AD8FBB" w14:textId="77777777">
        <w:trPr>
          <w:tblHeader/>
          <w:jc w:val="center"/>
        </w:trPr>
        <w:tc>
          <w:tcPr>
            <w:tcW w:w="2015" w:type="dxa"/>
            <w:shd w:val="clear" w:color="auto" w:fill="1F4E79"/>
            <w:tcMar>
              <w:top w:w="80" w:type="dxa"/>
              <w:left w:w="100" w:type="dxa"/>
              <w:bottom w:w="80" w:type="dxa"/>
              <w:right w:w="100" w:type="dxa"/>
            </w:tcMar>
            <w:vAlign w:val="center"/>
          </w:tcPr>
          <w:p w14:paraId="290BCC62" w14:textId="77777777" w:rsidR="00706B03" w:rsidRDefault="00000000">
            <w:pPr>
              <w:jc w:val="center"/>
            </w:pPr>
            <w:r>
              <w:rPr>
                <w:b/>
                <w:color w:val="FFFFFF"/>
                <w:sz w:val="18"/>
              </w:rPr>
              <w:t>Field group</w:t>
            </w:r>
          </w:p>
        </w:tc>
        <w:tc>
          <w:tcPr>
            <w:tcW w:w="4464" w:type="dxa"/>
            <w:shd w:val="clear" w:color="auto" w:fill="1F4E79"/>
            <w:tcMar>
              <w:top w:w="80" w:type="dxa"/>
              <w:left w:w="100" w:type="dxa"/>
              <w:bottom w:w="80" w:type="dxa"/>
              <w:right w:w="100" w:type="dxa"/>
            </w:tcMar>
            <w:vAlign w:val="center"/>
          </w:tcPr>
          <w:p w14:paraId="44AC8838" w14:textId="77777777" w:rsidR="00706B03" w:rsidRDefault="00000000">
            <w:pPr>
              <w:jc w:val="center"/>
            </w:pPr>
            <w:r>
              <w:rPr>
                <w:b/>
                <w:color w:val="FFFFFF"/>
                <w:sz w:val="18"/>
              </w:rPr>
              <w:t>Fields</w:t>
            </w:r>
          </w:p>
        </w:tc>
        <w:tc>
          <w:tcPr>
            <w:tcW w:w="2160" w:type="dxa"/>
            <w:shd w:val="clear" w:color="auto" w:fill="1F4E79"/>
            <w:tcMar>
              <w:top w:w="80" w:type="dxa"/>
              <w:left w:w="100" w:type="dxa"/>
              <w:bottom w:w="80" w:type="dxa"/>
              <w:right w:w="100" w:type="dxa"/>
            </w:tcMar>
            <w:vAlign w:val="center"/>
          </w:tcPr>
          <w:p w14:paraId="29F2A429" w14:textId="77777777" w:rsidR="00706B03" w:rsidRDefault="00000000">
            <w:pPr>
              <w:jc w:val="center"/>
            </w:pPr>
            <w:r>
              <w:rPr>
                <w:b/>
                <w:color w:val="FFFFFF"/>
                <w:sz w:val="18"/>
              </w:rPr>
              <w:t>Mandatory subset</w:t>
            </w:r>
          </w:p>
        </w:tc>
        <w:tc>
          <w:tcPr>
            <w:tcW w:w="2448" w:type="dxa"/>
            <w:shd w:val="clear" w:color="auto" w:fill="1F4E79"/>
            <w:tcMar>
              <w:top w:w="80" w:type="dxa"/>
              <w:left w:w="100" w:type="dxa"/>
              <w:bottom w:w="80" w:type="dxa"/>
              <w:right w:w="100" w:type="dxa"/>
            </w:tcMar>
            <w:vAlign w:val="center"/>
          </w:tcPr>
          <w:p w14:paraId="5C908E3D" w14:textId="77777777" w:rsidR="00706B03" w:rsidRDefault="00000000">
            <w:pPr>
              <w:jc w:val="center"/>
            </w:pPr>
            <w:r>
              <w:rPr>
                <w:b/>
                <w:color w:val="FFFFFF"/>
                <w:sz w:val="18"/>
              </w:rPr>
              <w:t>Validation / notes</w:t>
            </w:r>
          </w:p>
        </w:tc>
      </w:tr>
      <w:tr w:rsidR="00706B03" w14:paraId="5FF91356" w14:textId="77777777">
        <w:trPr>
          <w:jc w:val="center"/>
        </w:trPr>
        <w:tc>
          <w:tcPr>
            <w:tcW w:w="2015" w:type="dxa"/>
            <w:tcMar>
              <w:top w:w="80" w:type="dxa"/>
              <w:left w:w="100" w:type="dxa"/>
              <w:bottom w:w="80" w:type="dxa"/>
              <w:right w:w="100" w:type="dxa"/>
            </w:tcMar>
            <w:vAlign w:val="center"/>
          </w:tcPr>
          <w:p w14:paraId="0D6FBD0C" w14:textId="77777777" w:rsidR="00706B03" w:rsidRDefault="00000000">
            <w:r>
              <w:rPr>
                <w:sz w:val="18"/>
              </w:rPr>
              <w:t>Diagnosis &amp; plan</w:t>
            </w:r>
          </w:p>
        </w:tc>
        <w:tc>
          <w:tcPr>
            <w:tcW w:w="4464" w:type="dxa"/>
            <w:tcMar>
              <w:top w:w="80" w:type="dxa"/>
              <w:left w:w="100" w:type="dxa"/>
              <w:bottom w:w="80" w:type="dxa"/>
              <w:right w:w="100" w:type="dxa"/>
            </w:tcMar>
            <w:vAlign w:val="center"/>
          </w:tcPr>
          <w:p w14:paraId="12B42D1C" w14:textId="77777777" w:rsidR="00706B03" w:rsidRDefault="00000000">
            <w:r>
              <w:rPr>
                <w:sz w:val="18"/>
              </w:rPr>
              <w:t>Provisional diagnosis; final diagnosis; treatment plan; precautions; diet instructions; patient condition summary</w:t>
            </w:r>
          </w:p>
        </w:tc>
        <w:tc>
          <w:tcPr>
            <w:tcW w:w="2160" w:type="dxa"/>
            <w:tcMar>
              <w:top w:w="80" w:type="dxa"/>
              <w:left w:w="100" w:type="dxa"/>
              <w:bottom w:w="80" w:type="dxa"/>
              <w:right w:w="100" w:type="dxa"/>
            </w:tcMar>
            <w:vAlign w:val="center"/>
          </w:tcPr>
          <w:p w14:paraId="2533440B" w14:textId="77777777" w:rsidR="00706B03" w:rsidRDefault="00000000">
            <w:r>
              <w:rPr>
                <w:sz w:val="18"/>
              </w:rPr>
              <w:t>At least provisional diagnosis and treatment plan</w:t>
            </w:r>
          </w:p>
        </w:tc>
        <w:tc>
          <w:tcPr>
            <w:tcW w:w="2448" w:type="dxa"/>
            <w:tcMar>
              <w:top w:w="80" w:type="dxa"/>
              <w:left w:w="100" w:type="dxa"/>
              <w:bottom w:w="80" w:type="dxa"/>
              <w:right w:w="100" w:type="dxa"/>
            </w:tcMar>
            <w:vAlign w:val="center"/>
          </w:tcPr>
          <w:p w14:paraId="3AC62EAA" w14:textId="77777777" w:rsidR="00706B03" w:rsidRDefault="00000000">
            <w:r>
              <w:rPr>
                <w:sz w:val="18"/>
              </w:rPr>
              <w:t>Long-text areas need autosave and version history</w:t>
            </w:r>
          </w:p>
        </w:tc>
      </w:tr>
      <w:tr w:rsidR="00706B03" w14:paraId="2B289761" w14:textId="77777777">
        <w:trPr>
          <w:jc w:val="center"/>
        </w:trPr>
        <w:tc>
          <w:tcPr>
            <w:tcW w:w="2015" w:type="dxa"/>
            <w:shd w:val="clear" w:color="auto" w:fill="EDF3F9"/>
            <w:tcMar>
              <w:top w:w="80" w:type="dxa"/>
              <w:left w:w="100" w:type="dxa"/>
              <w:bottom w:w="80" w:type="dxa"/>
              <w:right w:w="100" w:type="dxa"/>
            </w:tcMar>
            <w:vAlign w:val="center"/>
          </w:tcPr>
          <w:p w14:paraId="7167B370" w14:textId="77777777" w:rsidR="00706B03" w:rsidRDefault="00000000">
            <w:r>
              <w:rPr>
                <w:sz w:val="18"/>
              </w:rPr>
              <w:t>Notes metadata</w:t>
            </w:r>
          </w:p>
        </w:tc>
        <w:tc>
          <w:tcPr>
            <w:tcW w:w="4464" w:type="dxa"/>
            <w:shd w:val="clear" w:color="auto" w:fill="EDF3F9"/>
            <w:tcMar>
              <w:top w:w="80" w:type="dxa"/>
              <w:left w:w="100" w:type="dxa"/>
              <w:bottom w:w="80" w:type="dxa"/>
              <w:right w:w="100" w:type="dxa"/>
            </w:tcMar>
            <w:vAlign w:val="center"/>
          </w:tcPr>
          <w:p w14:paraId="325BD0CA" w14:textId="77777777" w:rsidR="00706B03" w:rsidRDefault="00000000">
            <w:r>
              <w:rPr>
                <w:sz w:val="18"/>
              </w:rPr>
              <w:t>Author; role; timestamp; sign-off state; visibility flag</w:t>
            </w:r>
          </w:p>
        </w:tc>
        <w:tc>
          <w:tcPr>
            <w:tcW w:w="2160" w:type="dxa"/>
            <w:shd w:val="clear" w:color="auto" w:fill="EDF3F9"/>
            <w:tcMar>
              <w:top w:w="80" w:type="dxa"/>
              <w:left w:w="100" w:type="dxa"/>
              <w:bottom w:w="80" w:type="dxa"/>
              <w:right w:w="100" w:type="dxa"/>
            </w:tcMar>
            <w:vAlign w:val="center"/>
          </w:tcPr>
          <w:p w14:paraId="0765AE07" w14:textId="77777777" w:rsidR="00706B03" w:rsidRDefault="00000000">
            <w:r>
              <w:rPr>
                <w:sz w:val="18"/>
              </w:rPr>
              <w:t>Author, timestamp, visibility</w:t>
            </w:r>
          </w:p>
        </w:tc>
        <w:tc>
          <w:tcPr>
            <w:tcW w:w="2448" w:type="dxa"/>
            <w:shd w:val="clear" w:color="auto" w:fill="EDF3F9"/>
            <w:tcMar>
              <w:top w:w="80" w:type="dxa"/>
              <w:left w:w="100" w:type="dxa"/>
              <w:bottom w:w="80" w:type="dxa"/>
              <w:right w:w="100" w:type="dxa"/>
            </w:tcMar>
            <w:vAlign w:val="center"/>
          </w:tcPr>
          <w:p w14:paraId="62D1F172" w14:textId="77777777" w:rsidR="00706B03" w:rsidRDefault="00000000">
            <w:r>
              <w:rPr>
                <w:sz w:val="18"/>
              </w:rPr>
              <w:t>Signed notes become addendum-only</w:t>
            </w:r>
          </w:p>
        </w:tc>
      </w:tr>
    </w:tbl>
    <w:p w14:paraId="4F442C78" w14:textId="77777777" w:rsidR="00706B03" w:rsidRDefault="00706B03"/>
    <w:p w14:paraId="056AD555" w14:textId="77777777" w:rsidR="00706B03" w:rsidRDefault="00000000">
      <w:pPr>
        <w:spacing w:before="160" w:after="80"/>
      </w:pPr>
      <w:r>
        <w:rPr>
          <w:b/>
          <w:color w:val="2E5484"/>
          <w:sz w:val="24"/>
        </w:rPr>
        <w:t>19.3 Medication Fields</w:t>
      </w:r>
    </w:p>
    <w:tbl>
      <w:tblPr>
        <w:tblStyle w:val="TableGrid"/>
        <w:tblW w:w="0" w:type="auto"/>
        <w:jc w:val="center"/>
        <w:tblLayout w:type="fixed"/>
        <w:tblLook w:val="04A0" w:firstRow="1" w:lastRow="0" w:firstColumn="1" w:lastColumn="0" w:noHBand="0" w:noVBand="1"/>
      </w:tblPr>
      <w:tblGrid>
        <w:gridCol w:w="2015"/>
        <w:gridCol w:w="4464"/>
        <w:gridCol w:w="2160"/>
        <w:gridCol w:w="2448"/>
      </w:tblGrid>
      <w:tr w:rsidR="00706B03" w14:paraId="7E8B5DCA" w14:textId="77777777">
        <w:trPr>
          <w:tblHeader/>
          <w:jc w:val="center"/>
        </w:trPr>
        <w:tc>
          <w:tcPr>
            <w:tcW w:w="2015" w:type="dxa"/>
            <w:shd w:val="clear" w:color="auto" w:fill="1F4E79"/>
            <w:tcMar>
              <w:top w:w="80" w:type="dxa"/>
              <w:left w:w="100" w:type="dxa"/>
              <w:bottom w:w="80" w:type="dxa"/>
              <w:right w:w="100" w:type="dxa"/>
            </w:tcMar>
            <w:vAlign w:val="center"/>
          </w:tcPr>
          <w:p w14:paraId="6E86DA45" w14:textId="77777777" w:rsidR="00706B03" w:rsidRDefault="00000000">
            <w:pPr>
              <w:jc w:val="center"/>
            </w:pPr>
            <w:r>
              <w:rPr>
                <w:b/>
                <w:color w:val="FFFFFF"/>
                <w:sz w:val="18"/>
              </w:rPr>
              <w:t>Field group</w:t>
            </w:r>
          </w:p>
        </w:tc>
        <w:tc>
          <w:tcPr>
            <w:tcW w:w="4464" w:type="dxa"/>
            <w:shd w:val="clear" w:color="auto" w:fill="1F4E79"/>
            <w:tcMar>
              <w:top w:w="80" w:type="dxa"/>
              <w:left w:w="100" w:type="dxa"/>
              <w:bottom w:w="80" w:type="dxa"/>
              <w:right w:w="100" w:type="dxa"/>
            </w:tcMar>
            <w:vAlign w:val="center"/>
          </w:tcPr>
          <w:p w14:paraId="46707257" w14:textId="77777777" w:rsidR="00706B03" w:rsidRDefault="00000000">
            <w:pPr>
              <w:jc w:val="center"/>
            </w:pPr>
            <w:r>
              <w:rPr>
                <w:b/>
                <w:color w:val="FFFFFF"/>
                <w:sz w:val="18"/>
              </w:rPr>
              <w:t>Fields</w:t>
            </w:r>
          </w:p>
        </w:tc>
        <w:tc>
          <w:tcPr>
            <w:tcW w:w="2160" w:type="dxa"/>
            <w:shd w:val="clear" w:color="auto" w:fill="1F4E79"/>
            <w:tcMar>
              <w:top w:w="80" w:type="dxa"/>
              <w:left w:w="100" w:type="dxa"/>
              <w:bottom w:w="80" w:type="dxa"/>
              <w:right w:w="100" w:type="dxa"/>
            </w:tcMar>
            <w:vAlign w:val="center"/>
          </w:tcPr>
          <w:p w14:paraId="62DF5563" w14:textId="77777777" w:rsidR="00706B03" w:rsidRDefault="00000000">
            <w:pPr>
              <w:jc w:val="center"/>
            </w:pPr>
            <w:r>
              <w:rPr>
                <w:b/>
                <w:color w:val="FFFFFF"/>
                <w:sz w:val="18"/>
              </w:rPr>
              <w:t>Mandatory subset</w:t>
            </w:r>
          </w:p>
        </w:tc>
        <w:tc>
          <w:tcPr>
            <w:tcW w:w="2448" w:type="dxa"/>
            <w:shd w:val="clear" w:color="auto" w:fill="1F4E79"/>
            <w:tcMar>
              <w:top w:w="80" w:type="dxa"/>
              <w:left w:w="100" w:type="dxa"/>
              <w:bottom w:w="80" w:type="dxa"/>
              <w:right w:w="100" w:type="dxa"/>
            </w:tcMar>
            <w:vAlign w:val="center"/>
          </w:tcPr>
          <w:p w14:paraId="2CDB9261" w14:textId="77777777" w:rsidR="00706B03" w:rsidRDefault="00000000">
            <w:pPr>
              <w:jc w:val="center"/>
            </w:pPr>
            <w:r>
              <w:rPr>
                <w:b/>
                <w:color w:val="FFFFFF"/>
                <w:sz w:val="18"/>
              </w:rPr>
              <w:t>Validation / notes</w:t>
            </w:r>
          </w:p>
        </w:tc>
      </w:tr>
      <w:tr w:rsidR="00706B03" w14:paraId="753DF015" w14:textId="77777777">
        <w:trPr>
          <w:jc w:val="center"/>
        </w:trPr>
        <w:tc>
          <w:tcPr>
            <w:tcW w:w="2015" w:type="dxa"/>
            <w:tcMar>
              <w:top w:w="80" w:type="dxa"/>
              <w:left w:w="100" w:type="dxa"/>
              <w:bottom w:w="80" w:type="dxa"/>
              <w:right w:w="100" w:type="dxa"/>
            </w:tcMar>
            <w:vAlign w:val="center"/>
          </w:tcPr>
          <w:p w14:paraId="439A0452" w14:textId="77777777" w:rsidR="00706B03" w:rsidRDefault="00000000">
            <w:r>
              <w:rPr>
                <w:sz w:val="18"/>
              </w:rPr>
              <w:t>Prescription</w:t>
            </w:r>
          </w:p>
        </w:tc>
        <w:tc>
          <w:tcPr>
            <w:tcW w:w="4464" w:type="dxa"/>
            <w:tcMar>
              <w:top w:w="80" w:type="dxa"/>
              <w:left w:w="100" w:type="dxa"/>
              <w:bottom w:w="80" w:type="dxa"/>
              <w:right w:w="100" w:type="dxa"/>
            </w:tcMar>
            <w:vAlign w:val="center"/>
          </w:tcPr>
          <w:p w14:paraId="06A49409" w14:textId="77777777" w:rsidR="00706B03" w:rsidRDefault="00000000">
            <w:r>
              <w:rPr>
                <w:sz w:val="18"/>
              </w:rPr>
              <w:t>Drug name; generic name; dose; unit; route; formulation; frequency; purpose; prescriber; instructions</w:t>
            </w:r>
          </w:p>
        </w:tc>
        <w:tc>
          <w:tcPr>
            <w:tcW w:w="2160" w:type="dxa"/>
            <w:tcMar>
              <w:top w:w="80" w:type="dxa"/>
              <w:left w:w="100" w:type="dxa"/>
              <w:bottom w:w="80" w:type="dxa"/>
              <w:right w:w="100" w:type="dxa"/>
            </w:tcMar>
            <w:vAlign w:val="center"/>
          </w:tcPr>
          <w:p w14:paraId="72CFD35D" w14:textId="77777777" w:rsidR="00706B03" w:rsidRDefault="00000000">
            <w:r>
              <w:rPr>
                <w:sz w:val="18"/>
              </w:rPr>
              <w:t>Drug name, dose, route, frequency, prescriber</w:t>
            </w:r>
          </w:p>
        </w:tc>
        <w:tc>
          <w:tcPr>
            <w:tcW w:w="2448" w:type="dxa"/>
            <w:tcMar>
              <w:top w:w="80" w:type="dxa"/>
              <w:left w:w="100" w:type="dxa"/>
              <w:bottom w:w="80" w:type="dxa"/>
              <w:right w:w="100" w:type="dxa"/>
            </w:tcMar>
            <w:vAlign w:val="center"/>
          </w:tcPr>
          <w:p w14:paraId="29EC9C89" w14:textId="77777777" w:rsidR="00706B03" w:rsidRDefault="00000000">
            <w:r>
              <w:rPr>
                <w:sz w:val="18"/>
              </w:rPr>
              <w:t>Use standardized medicine source where available</w:t>
            </w:r>
          </w:p>
        </w:tc>
      </w:tr>
      <w:tr w:rsidR="00706B03" w14:paraId="68722549" w14:textId="77777777">
        <w:trPr>
          <w:jc w:val="center"/>
        </w:trPr>
        <w:tc>
          <w:tcPr>
            <w:tcW w:w="2015" w:type="dxa"/>
            <w:shd w:val="clear" w:color="auto" w:fill="EDF3F9"/>
            <w:tcMar>
              <w:top w:w="80" w:type="dxa"/>
              <w:left w:w="100" w:type="dxa"/>
              <w:bottom w:w="80" w:type="dxa"/>
              <w:right w:w="100" w:type="dxa"/>
            </w:tcMar>
            <w:vAlign w:val="center"/>
          </w:tcPr>
          <w:p w14:paraId="64305E4C" w14:textId="77777777" w:rsidR="00706B03" w:rsidRDefault="00000000">
            <w:r>
              <w:rPr>
                <w:sz w:val="18"/>
              </w:rPr>
              <w:t>Schedule</w:t>
            </w:r>
          </w:p>
        </w:tc>
        <w:tc>
          <w:tcPr>
            <w:tcW w:w="4464" w:type="dxa"/>
            <w:shd w:val="clear" w:color="auto" w:fill="EDF3F9"/>
            <w:tcMar>
              <w:top w:w="80" w:type="dxa"/>
              <w:left w:w="100" w:type="dxa"/>
              <w:bottom w:w="80" w:type="dxa"/>
              <w:right w:w="100" w:type="dxa"/>
            </w:tcMar>
            <w:vAlign w:val="center"/>
          </w:tcPr>
          <w:p w14:paraId="2E9E6F70" w14:textId="77777777" w:rsidR="00706B03" w:rsidRDefault="00000000">
            <w:r>
              <w:rPr>
                <w:sz w:val="18"/>
              </w:rPr>
              <w:t>Exact times; days; PRN flag; start date; end date; before/after food; caution text</w:t>
            </w:r>
          </w:p>
        </w:tc>
        <w:tc>
          <w:tcPr>
            <w:tcW w:w="2160" w:type="dxa"/>
            <w:shd w:val="clear" w:color="auto" w:fill="EDF3F9"/>
            <w:tcMar>
              <w:top w:w="80" w:type="dxa"/>
              <w:left w:w="100" w:type="dxa"/>
              <w:bottom w:w="80" w:type="dxa"/>
              <w:right w:w="100" w:type="dxa"/>
            </w:tcMar>
            <w:vAlign w:val="center"/>
          </w:tcPr>
          <w:p w14:paraId="0F25EFC3" w14:textId="77777777" w:rsidR="00706B03" w:rsidRDefault="00000000">
            <w:r>
              <w:rPr>
                <w:sz w:val="18"/>
              </w:rPr>
              <w:t>At least one schedule rule or PRN flag</w:t>
            </w:r>
          </w:p>
        </w:tc>
        <w:tc>
          <w:tcPr>
            <w:tcW w:w="2448" w:type="dxa"/>
            <w:shd w:val="clear" w:color="auto" w:fill="EDF3F9"/>
            <w:tcMar>
              <w:top w:w="80" w:type="dxa"/>
              <w:left w:w="100" w:type="dxa"/>
              <w:bottom w:w="80" w:type="dxa"/>
              <w:right w:w="100" w:type="dxa"/>
            </w:tcMar>
            <w:vAlign w:val="center"/>
          </w:tcPr>
          <w:p w14:paraId="3D6BB7AC" w14:textId="77777777" w:rsidR="00706B03" w:rsidRDefault="00000000">
            <w:r>
              <w:rPr>
                <w:sz w:val="18"/>
              </w:rPr>
              <w:t>End date cannot precede start date</w:t>
            </w:r>
          </w:p>
        </w:tc>
      </w:tr>
      <w:tr w:rsidR="00706B03" w14:paraId="7A27CB2E" w14:textId="77777777">
        <w:trPr>
          <w:jc w:val="center"/>
        </w:trPr>
        <w:tc>
          <w:tcPr>
            <w:tcW w:w="2015" w:type="dxa"/>
            <w:tcMar>
              <w:top w:w="80" w:type="dxa"/>
              <w:left w:w="100" w:type="dxa"/>
              <w:bottom w:w="80" w:type="dxa"/>
              <w:right w:w="100" w:type="dxa"/>
            </w:tcMar>
            <w:vAlign w:val="center"/>
          </w:tcPr>
          <w:p w14:paraId="7E0D5F9F" w14:textId="77777777" w:rsidR="00706B03" w:rsidRDefault="00000000">
            <w:r>
              <w:rPr>
                <w:sz w:val="18"/>
              </w:rPr>
              <w:t>Administration log</w:t>
            </w:r>
          </w:p>
        </w:tc>
        <w:tc>
          <w:tcPr>
            <w:tcW w:w="4464" w:type="dxa"/>
            <w:tcMar>
              <w:top w:w="80" w:type="dxa"/>
              <w:left w:w="100" w:type="dxa"/>
              <w:bottom w:w="80" w:type="dxa"/>
              <w:right w:w="100" w:type="dxa"/>
            </w:tcMar>
            <w:vAlign w:val="center"/>
          </w:tcPr>
          <w:p w14:paraId="621A4B80" w14:textId="77777777" w:rsidR="00706B03" w:rsidRDefault="00000000">
            <w:r>
              <w:rPr>
                <w:sz w:val="18"/>
              </w:rPr>
              <w:t>Administration status; time given; administered by; exception reason</w:t>
            </w:r>
          </w:p>
        </w:tc>
        <w:tc>
          <w:tcPr>
            <w:tcW w:w="2160" w:type="dxa"/>
            <w:tcMar>
              <w:top w:w="80" w:type="dxa"/>
              <w:left w:w="100" w:type="dxa"/>
              <w:bottom w:w="80" w:type="dxa"/>
              <w:right w:w="100" w:type="dxa"/>
            </w:tcMar>
            <w:vAlign w:val="center"/>
          </w:tcPr>
          <w:p w14:paraId="25CF4757" w14:textId="77777777" w:rsidR="00706B03" w:rsidRDefault="00000000">
            <w:r>
              <w:rPr>
                <w:sz w:val="18"/>
              </w:rPr>
              <w:t>Status and timestamp</w:t>
            </w:r>
          </w:p>
        </w:tc>
        <w:tc>
          <w:tcPr>
            <w:tcW w:w="2448" w:type="dxa"/>
            <w:tcMar>
              <w:top w:w="80" w:type="dxa"/>
              <w:left w:w="100" w:type="dxa"/>
              <w:bottom w:w="80" w:type="dxa"/>
              <w:right w:w="100" w:type="dxa"/>
            </w:tcMar>
            <w:vAlign w:val="center"/>
          </w:tcPr>
          <w:p w14:paraId="1BF0A648" w14:textId="77777777" w:rsidR="00706B03" w:rsidRDefault="00000000">
            <w:r>
              <w:rPr>
                <w:sz w:val="18"/>
              </w:rPr>
              <w:t>Skipped/refused/delayed requires reason</w:t>
            </w:r>
          </w:p>
        </w:tc>
      </w:tr>
    </w:tbl>
    <w:p w14:paraId="63AA984C" w14:textId="77777777" w:rsidR="00706B03" w:rsidRDefault="00706B03"/>
    <w:p w14:paraId="22A18DBA" w14:textId="77777777" w:rsidR="00706B03" w:rsidRDefault="00000000">
      <w:pPr>
        <w:spacing w:before="160" w:after="80"/>
      </w:pPr>
      <w:r>
        <w:rPr>
          <w:b/>
          <w:color w:val="2E5484"/>
          <w:sz w:val="24"/>
        </w:rPr>
        <w:t>19.4 Diagnostics &amp; Reports Fields</w:t>
      </w:r>
    </w:p>
    <w:tbl>
      <w:tblPr>
        <w:tblStyle w:val="TableGrid"/>
        <w:tblW w:w="0" w:type="auto"/>
        <w:jc w:val="center"/>
        <w:tblLayout w:type="fixed"/>
        <w:tblLook w:val="04A0" w:firstRow="1" w:lastRow="0" w:firstColumn="1" w:lastColumn="0" w:noHBand="0" w:noVBand="1"/>
      </w:tblPr>
      <w:tblGrid>
        <w:gridCol w:w="2015"/>
        <w:gridCol w:w="4464"/>
        <w:gridCol w:w="2160"/>
        <w:gridCol w:w="2448"/>
      </w:tblGrid>
      <w:tr w:rsidR="00706B03" w14:paraId="27ACD228" w14:textId="77777777">
        <w:trPr>
          <w:tblHeader/>
          <w:jc w:val="center"/>
        </w:trPr>
        <w:tc>
          <w:tcPr>
            <w:tcW w:w="2015" w:type="dxa"/>
            <w:shd w:val="clear" w:color="auto" w:fill="1F4E79"/>
            <w:tcMar>
              <w:top w:w="80" w:type="dxa"/>
              <w:left w:w="100" w:type="dxa"/>
              <w:bottom w:w="80" w:type="dxa"/>
              <w:right w:w="100" w:type="dxa"/>
            </w:tcMar>
            <w:vAlign w:val="center"/>
          </w:tcPr>
          <w:p w14:paraId="2AC6E48D" w14:textId="77777777" w:rsidR="00706B03" w:rsidRDefault="00000000">
            <w:pPr>
              <w:jc w:val="center"/>
            </w:pPr>
            <w:r>
              <w:rPr>
                <w:b/>
                <w:color w:val="FFFFFF"/>
                <w:sz w:val="18"/>
              </w:rPr>
              <w:t>Field group</w:t>
            </w:r>
          </w:p>
        </w:tc>
        <w:tc>
          <w:tcPr>
            <w:tcW w:w="4464" w:type="dxa"/>
            <w:shd w:val="clear" w:color="auto" w:fill="1F4E79"/>
            <w:tcMar>
              <w:top w:w="80" w:type="dxa"/>
              <w:left w:w="100" w:type="dxa"/>
              <w:bottom w:w="80" w:type="dxa"/>
              <w:right w:w="100" w:type="dxa"/>
            </w:tcMar>
            <w:vAlign w:val="center"/>
          </w:tcPr>
          <w:p w14:paraId="2B3AAFBE" w14:textId="77777777" w:rsidR="00706B03" w:rsidRDefault="00000000">
            <w:pPr>
              <w:jc w:val="center"/>
            </w:pPr>
            <w:r>
              <w:rPr>
                <w:b/>
                <w:color w:val="FFFFFF"/>
                <w:sz w:val="18"/>
              </w:rPr>
              <w:t>Fields</w:t>
            </w:r>
          </w:p>
        </w:tc>
        <w:tc>
          <w:tcPr>
            <w:tcW w:w="2160" w:type="dxa"/>
            <w:shd w:val="clear" w:color="auto" w:fill="1F4E79"/>
            <w:tcMar>
              <w:top w:w="80" w:type="dxa"/>
              <w:left w:w="100" w:type="dxa"/>
              <w:bottom w:w="80" w:type="dxa"/>
              <w:right w:w="100" w:type="dxa"/>
            </w:tcMar>
            <w:vAlign w:val="center"/>
          </w:tcPr>
          <w:p w14:paraId="0574E08C" w14:textId="77777777" w:rsidR="00706B03" w:rsidRDefault="00000000">
            <w:pPr>
              <w:jc w:val="center"/>
            </w:pPr>
            <w:r>
              <w:rPr>
                <w:b/>
                <w:color w:val="FFFFFF"/>
                <w:sz w:val="18"/>
              </w:rPr>
              <w:t>Mandatory subset</w:t>
            </w:r>
          </w:p>
        </w:tc>
        <w:tc>
          <w:tcPr>
            <w:tcW w:w="2448" w:type="dxa"/>
            <w:shd w:val="clear" w:color="auto" w:fill="1F4E79"/>
            <w:tcMar>
              <w:top w:w="80" w:type="dxa"/>
              <w:left w:w="100" w:type="dxa"/>
              <w:bottom w:w="80" w:type="dxa"/>
              <w:right w:w="100" w:type="dxa"/>
            </w:tcMar>
            <w:vAlign w:val="center"/>
          </w:tcPr>
          <w:p w14:paraId="6FD70A23" w14:textId="77777777" w:rsidR="00706B03" w:rsidRDefault="00000000">
            <w:pPr>
              <w:jc w:val="center"/>
            </w:pPr>
            <w:r>
              <w:rPr>
                <w:b/>
                <w:color w:val="FFFFFF"/>
                <w:sz w:val="18"/>
              </w:rPr>
              <w:t>Validation / notes</w:t>
            </w:r>
          </w:p>
        </w:tc>
      </w:tr>
      <w:tr w:rsidR="00706B03" w14:paraId="6EDEF4BB" w14:textId="77777777">
        <w:trPr>
          <w:jc w:val="center"/>
        </w:trPr>
        <w:tc>
          <w:tcPr>
            <w:tcW w:w="2015" w:type="dxa"/>
            <w:tcMar>
              <w:top w:w="80" w:type="dxa"/>
              <w:left w:w="100" w:type="dxa"/>
              <w:bottom w:w="80" w:type="dxa"/>
              <w:right w:w="100" w:type="dxa"/>
            </w:tcMar>
            <w:vAlign w:val="center"/>
          </w:tcPr>
          <w:p w14:paraId="2C0722AC" w14:textId="77777777" w:rsidR="00706B03" w:rsidRDefault="00000000">
            <w:r>
              <w:rPr>
                <w:sz w:val="18"/>
              </w:rPr>
              <w:t>Test order</w:t>
            </w:r>
          </w:p>
        </w:tc>
        <w:tc>
          <w:tcPr>
            <w:tcW w:w="4464" w:type="dxa"/>
            <w:tcMar>
              <w:top w:w="80" w:type="dxa"/>
              <w:left w:w="100" w:type="dxa"/>
              <w:bottom w:w="80" w:type="dxa"/>
              <w:right w:w="100" w:type="dxa"/>
            </w:tcMar>
            <w:vAlign w:val="center"/>
          </w:tcPr>
          <w:p w14:paraId="28C9E7AB" w14:textId="77777777" w:rsidR="00706B03" w:rsidRDefault="00000000">
            <w:r>
              <w:rPr>
                <w:sz w:val="18"/>
              </w:rPr>
              <w:t>Test/report name; category; ordered by; order date; scheduled date; status</w:t>
            </w:r>
          </w:p>
        </w:tc>
        <w:tc>
          <w:tcPr>
            <w:tcW w:w="2160" w:type="dxa"/>
            <w:tcMar>
              <w:top w:w="80" w:type="dxa"/>
              <w:left w:w="100" w:type="dxa"/>
              <w:bottom w:w="80" w:type="dxa"/>
              <w:right w:w="100" w:type="dxa"/>
            </w:tcMar>
            <w:vAlign w:val="center"/>
          </w:tcPr>
          <w:p w14:paraId="64C95406" w14:textId="77777777" w:rsidR="00706B03" w:rsidRDefault="00000000">
            <w:r>
              <w:rPr>
                <w:sz w:val="18"/>
              </w:rPr>
              <w:t>Name, category, order date, status</w:t>
            </w:r>
          </w:p>
        </w:tc>
        <w:tc>
          <w:tcPr>
            <w:tcW w:w="2448" w:type="dxa"/>
            <w:tcMar>
              <w:top w:w="80" w:type="dxa"/>
              <w:left w:w="100" w:type="dxa"/>
              <w:bottom w:w="80" w:type="dxa"/>
              <w:right w:w="100" w:type="dxa"/>
            </w:tcMar>
            <w:vAlign w:val="center"/>
          </w:tcPr>
          <w:p w14:paraId="1AA96045" w14:textId="77777777" w:rsidR="00706B03" w:rsidRDefault="00000000">
            <w:r>
              <w:rPr>
                <w:sz w:val="18"/>
              </w:rPr>
              <w:t>Controlled status transitions recommended</w:t>
            </w:r>
          </w:p>
        </w:tc>
      </w:tr>
      <w:tr w:rsidR="00706B03" w14:paraId="56A5C142" w14:textId="77777777">
        <w:trPr>
          <w:jc w:val="center"/>
        </w:trPr>
        <w:tc>
          <w:tcPr>
            <w:tcW w:w="2015" w:type="dxa"/>
            <w:shd w:val="clear" w:color="auto" w:fill="EDF3F9"/>
            <w:tcMar>
              <w:top w:w="80" w:type="dxa"/>
              <w:left w:w="100" w:type="dxa"/>
              <w:bottom w:w="80" w:type="dxa"/>
              <w:right w:w="100" w:type="dxa"/>
            </w:tcMar>
            <w:vAlign w:val="center"/>
          </w:tcPr>
          <w:p w14:paraId="7A5F9694" w14:textId="77777777" w:rsidR="00706B03" w:rsidRDefault="00000000">
            <w:r>
              <w:rPr>
                <w:sz w:val="18"/>
              </w:rPr>
              <w:t>Result file</w:t>
            </w:r>
          </w:p>
        </w:tc>
        <w:tc>
          <w:tcPr>
            <w:tcW w:w="4464" w:type="dxa"/>
            <w:shd w:val="clear" w:color="auto" w:fill="EDF3F9"/>
            <w:tcMar>
              <w:top w:w="80" w:type="dxa"/>
              <w:left w:w="100" w:type="dxa"/>
              <w:bottom w:w="80" w:type="dxa"/>
              <w:right w:w="100" w:type="dxa"/>
            </w:tcMar>
            <w:vAlign w:val="center"/>
          </w:tcPr>
          <w:p w14:paraId="4020944A" w14:textId="77777777" w:rsidR="00706B03" w:rsidRDefault="00000000">
            <w:r>
              <w:rPr>
                <w:sz w:val="18"/>
              </w:rPr>
              <w:t>Upload file; result date; reviewed by; abnormal flag; patient visibility; notes</w:t>
            </w:r>
          </w:p>
        </w:tc>
        <w:tc>
          <w:tcPr>
            <w:tcW w:w="2160" w:type="dxa"/>
            <w:shd w:val="clear" w:color="auto" w:fill="EDF3F9"/>
            <w:tcMar>
              <w:top w:w="80" w:type="dxa"/>
              <w:left w:w="100" w:type="dxa"/>
              <w:bottom w:w="80" w:type="dxa"/>
              <w:right w:w="100" w:type="dxa"/>
            </w:tcMar>
            <w:vAlign w:val="center"/>
          </w:tcPr>
          <w:p w14:paraId="3CE5C3B5" w14:textId="77777777" w:rsidR="00706B03" w:rsidRDefault="00000000">
            <w:r>
              <w:rPr>
                <w:sz w:val="18"/>
              </w:rPr>
              <w:t>File, result date or status depending on workflow</w:t>
            </w:r>
          </w:p>
        </w:tc>
        <w:tc>
          <w:tcPr>
            <w:tcW w:w="2448" w:type="dxa"/>
            <w:shd w:val="clear" w:color="auto" w:fill="EDF3F9"/>
            <w:tcMar>
              <w:top w:w="80" w:type="dxa"/>
              <w:left w:w="100" w:type="dxa"/>
              <w:bottom w:w="80" w:type="dxa"/>
              <w:right w:w="100" w:type="dxa"/>
            </w:tcMar>
            <w:vAlign w:val="center"/>
          </w:tcPr>
          <w:p w14:paraId="5591D503" w14:textId="77777777" w:rsidR="00706B03" w:rsidRDefault="00000000">
            <w:r>
              <w:rPr>
                <w:sz w:val="18"/>
              </w:rPr>
              <w:t>Review-before-release policy configurable</w:t>
            </w:r>
          </w:p>
        </w:tc>
      </w:tr>
    </w:tbl>
    <w:p w14:paraId="2FF3F3C5" w14:textId="77777777" w:rsidR="00706B03" w:rsidRDefault="00706B03"/>
    <w:p w14:paraId="3CDB8A88" w14:textId="77777777" w:rsidR="00706B03" w:rsidRDefault="00000000">
      <w:pPr>
        <w:spacing w:before="160" w:after="80"/>
      </w:pPr>
      <w:r>
        <w:rPr>
          <w:b/>
          <w:color w:val="2E5484"/>
          <w:sz w:val="24"/>
        </w:rPr>
        <w:t>19.5 Scheduling &amp; Follow-up Fields</w:t>
      </w:r>
    </w:p>
    <w:tbl>
      <w:tblPr>
        <w:tblStyle w:val="TableGrid"/>
        <w:tblW w:w="0" w:type="auto"/>
        <w:jc w:val="center"/>
        <w:tblLayout w:type="fixed"/>
        <w:tblLook w:val="04A0" w:firstRow="1" w:lastRow="0" w:firstColumn="1" w:lastColumn="0" w:noHBand="0" w:noVBand="1"/>
      </w:tblPr>
      <w:tblGrid>
        <w:gridCol w:w="2015"/>
        <w:gridCol w:w="4464"/>
        <w:gridCol w:w="2160"/>
        <w:gridCol w:w="2448"/>
      </w:tblGrid>
      <w:tr w:rsidR="00706B03" w14:paraId="51002A17" w14:textId="77777777">
        <w:trPr>
          <w:tblHeader/>
          <w:jc w:val="center"/>
        </w:trPr>
        <w:tc>
          <w:tcPr>
            <w:tcW w:w="2015" w:type="dxa"/>
            <w:shd w:val="clear" w:color="auto" w:fill="1F4E79"/>
            <w:tcMar>
              <w:top w:w="80" w:type="dxa"/>
              <w:left w:w="100" w:type="dxa"/>
              <w:bottom w:w="80" w:type="dxa"/>
              <w:right w:w="100" w:type="dxa"/>
            </w:tcMar>
            <w:vAlign w:val="center"/>
          </w:tcPr>
          <w:p w14:paraId="4D5E6590" w14:textId="77777777" w:rsidR="00706B03" w:rsidRDefault="00000000">
            <w:pPr>
              <w:jc w:val="center"/>
            </w:pPr>
            <w:r>
              <w:rPr>
                <w:b/>
                <w:color w:val="FFFFFF"/>
                <w:sz w:val="18"/>
              </w:rPr>
              <w:t>Field group</w:t>
            </w:r>
          </w:p>
        </w:tc>
        <w:tc>
          <w:tcPr>
            <w:tcW w:w="4464" w:type="dxa"/>
            <w:shd w:val="clear" w:color="auto" w:fill="1F4E79"/>
            <w:tcMar>
              <w:top w:w="80" w:type="dxa"/>
              <w:left w:w="100" w:type="dxa"/>
              <w:bottom w:w="80" w:type="dxa"/>
              <w:right w:w="100" w:type="dxa"/>
            </w:tcMar>
            <w:vAlign w:val="center"/>
          </w:tcPr>
          <w:p w14:paraId="396B1D34" w14:textId="77777777" w:rsidR="00706B03" w:rsidRDefault="00000000">
            <w:pPr>
              <w:jc w:val="center"/>
            </w:pPr>
            <w:r>
              <w:rPr>
                <w:b/>
                <w:color w:val="FFFFFF"/>
                <w:sz w:val="18"/>
              </w:rPr>
              <w:t>Fields</w:t>
            </w:r>
          </w:p>
        </w:tc>
        <w:tc>
          <w:tcPr>
            <w:tcW w:w="2160" w:type="dxa"/>
            <w:shd w:val="clear" w:color="auto" w:fill="1F4E79"/>
            <w:tcMar>
              <w:top w:w="80" w:type="dxa"/>
              <w:left w:w="100" w:type="dxa"/>
              <w:bottom w:w="80" w:type="dxa"/>
              <w:right w:w="100" w:type="dxa"/>
            </w:tcMar>
            <w:vAlign w:val="center"/>
          </w:tcPr>
          <w:p w14:paraId="5D4C3033" w14:textId="77777777" w:rsidR="00706B03" w:rsidRDefault="00000000">
            <w:pPr>
              <w:jc w:val="center"/>
            </w:pPr>
            <w:r>
              <w:rPr>
                <w:b/>
                <w:color w:val="FFFFFF"/>
                <w:sz w:val="18"/>
              </w:rPr>
              <w:t>Mandatory subset</w:t>
            </w:r>
          </w:p>
        </w:tc>
        <w:tc>
          <w:tcPr>
            <w:tcW w:w="2448" w:type="dxa"/>
            <w:shd w:val="clear" w:color="auto" w:fill="1F4E79"/>
            <w:tcMar>
              <w:top w:w="80" w:type="dxa"/>
              <w:left w:w="100" w:type="dxa"/>
              <w:bottom w:w="80" w:type="dxa"/>
              <w:right w:w="100" w:type="dxa"/>
            </w:tcMar>
            <w:vAlign w:val="center"/>
          </w:tcPr>
          <w:p w14:paraId="4EE20C56" w14:textId="77777777" w:rsidR="00706B03" w:rsidRDefault="00000000">
            <w:pPr>
              <w:jc w:val="center"/>
            </w:pPr>
            <w:r>
              <w:rPr>
                <w:b/>
                <w:color w:val="FFFFFF"/>
                <w:sz w:val="18"/>
              </w:rPr>
              <w:t>Validation / notes</w:t>
            </w:r>
          </w:p>
        </w:tc>
      </w:tr>
      <w:tr w:rsidR="00706B03" w14:paraId="00D1ED36" w14:textId="77777777">
        <w:trPr>
          <w:jc w:val="center"/>
        </w:trPr>
        <w:tc>
          <w:tcPr>
            <w:tcW w:w="2015" w:type="dxa"/>
            <w:tcMar>
              <w:top w:w="80" w:type="dxa"/>
              <w:left w:w="100" w:type="dxa"/>
              <w:bottom w:w="80" w:type="dxa"/>
              <w:right w:w="100" w:type="dxa"/>
            </w:tcMar>
            <w:vAlign w:val="center"/>
          </w:tcPr>
          <w:p w14:paraId="0E5B8EF2" w14:textId="77777777" w:rsidR="00706B03" w:rsidRDefault="00000000">
            <w:r>
              <w:rPr>
                <w:sz w:val="18"/>
              </w:rPr>
              <w:t>Consult visit</w:t>
            </w:r>
          </w:p>
        </w:tc>
        <w:tc>
          <w:tcPr>
            <w:tcW w:w="4464" w:type="dxa"/>
            <w:tcMar>
              <w:top w:w="80" w:type="dxa"/>
              <w:left w:w="100" w:type="dxa"/>
              <w:bottom w:w="80" w:type="dxa"/>
              <w:right w:w="100" w:type="dxa"/>
            </w:tcMar>
            <w:vAlign w:val="center"/>
          </w:tcPr>
          <w:p w14:paraId="6987A48A" w14:textId="77777777" w:rsidR="00706B03" w:rsidRDefault="00000000">
            <w:r>
              <w:rPr>
                <w:sz w:val="18"/>
              </w:rPr>
              <w:t>Consultant name; specialty; date; time; reason; status; notes</w:t>
            </w:r>
          </w:p>
        </w:tc>
        <w:tc>
          <w:tcPr>
            <w:tcW w:w="2160" w:type="dxa"/>
            <w:tcMar>
              <w:top w:w="80" w:type="dxa"/>
              <w:left w:w="100" w:type="dxa"/>
              <w:bottom w:w="80" w:type="dxa"/>
              <w:right w:w="100" w:type="dxa"/>
            </w:tcMar>
            <w:vAlign w:val="center"/>
          </w:tcPr>
          <w:p w14:paraId="13C03F0B" w14:textId="77777777" w:rsidR="00706B03" w:rsidRDefault="00000000">
            <w:r>
              <w:rPr>
                <w:sz w:val="18"/>
              </w:rPr>
              <w:t>Consultant, date, time/status</w:t>
            </w:r>
          </w:p>
        </w:tc>
        <w:tc>
          <w:tcPr>
            <w:tcW w:w="2448" w:type="dxa"/>
            <w:tcMar>
              <w:top w:w="80" w:type="dxa"/>
              <w:left w:w="100" w:type="dxa"/>
              <w:bottom w:w="80" w:type="dxa"/>
              <w:right w:w="100" w:type="dxa"/>
            </w:tcMar>
            <w:vAlign w:val="center"/>
          </w:tcPr>
          <w:p w14:paraId="513F349B" w14:textId="77777777" w:rsidR="00706B03" w:rsidRDefault="00000000">
            <w:r>
              <w:rPr>
                <w:sz w:val="18"/>
              </w:rPr>
              <w:t>No overlapping provider slots</w:t>
            </w:r>
          </w:p>
        </w:tc>
      </w:tr>
      <w:tr w:rsidR="00706B03" w14:paraId="76B65DFE" w14:textId="77777777">
        <w:trPr>
          <w:jc w:val="center"/>
        </w:trPr>
        <w:tc>
          <w:tcPr>
            <w:tcW w:w="2015" w:type="dxa"/>
            <w:shd w:val="clear" w:color="auto" w:fill="EDF3F9"/>
            <w:tcMar>
              <w:top w:w="80" w:type="dxa"/>
              <w:left w:w="100" w:type="dxa"/>
              <w:bottom w:w="80" w:type="dxa"/>
              <w:right w:w="100" w:type="dxa"/>
            </w:tcMar>
            <w:vAlign w:val="center"/>
          </w:tcPr>
          <w:p w14:paraId="1085EE5C" w14:textId="77777777" w:rsidR="00706B03" w:rsidRDefault="00000000">
            <w:r>
              <w:rPr>
                <w:sz w:val="18"/>
              </w:rPr>
              <w:t>Doctor availability</w:t>
            </w:r>
          </w:p>
        </w:tc>
        <w:tc>
          <w:tcPr>
            <w:tcW w:w="4464" w:type="dxa"/>
            <w:shd w:val="clear" w:color="auto" w:fill="EDF3F9"/>
            <w:tcMar>
              <w:top w:w="80" w:type="dxa"/>
              <w:left w:w="100" w:type="dxa"/>
              <w:bottom w:w="80" w:type="dxa"/>
              <w:right w:w="100" w:type="dxa"/>
            </w:tcMar>
            <w:vAlign w:val="center"/>
          </w:tcPr>
          <w:p w14:paraId="7D160CAC" w14:textId="77777777" w:rsidR="00706B03" w:rsidRDefault="00000000">
            <w:r>
              <w:rPr>
                <w:sz w:val="18"/>
              </w:rPr>
              <w:t>Provider; clinic/location; available dates; slot duration; max patient count; blocked dates</w:t>
            </w:r>
          </w:p>
        </w:tc>
        <w:tc>
          <w:tcPr>
            <w:tcW w:w="2160" w:type="dxa"/>
            <w:shd w:val="clear" w:color="auto" w:fill="EDF3F9"/>
            <w:tcMar>
              <w:top w:w="80" w:type="dxa"/>
              <w:left w:w="100" w:type="dxa"/>
              <w:bottom w:w="80" w:type="dxa"/>
              <w:right w:w="100" w:type="dxa"/>
            </w:tcMar>
            <w:vAlign w:val="center"/>
          </w:tcPr>
          <w:p w14:paraId="51F1123D" w14:textId="77777777" w:rsidR="00706B03" w:rsidRDefault="00000000">
            <w:r>
              <w:rPr>
                <w:sz w:val="18"/>
              </w:rPr>
              <w:t>Provider, dates, slots</w:t>
            </w:r>
          </w:p>
        </w:tc>
        <w:tc>
          <w:tcPr>
            <w:tcW w:w="2448" w:type="dxa"/>
            <w:shd w:val="clear" w:color="auto" w:fill="EDF3F9"/>
            <w:tcMar>
              <w:top w:w="80" w:type="dxa"/>
              <w:left w:w="100" w:type="dxa"/>
              <w:bottom w:w="80" w:type="dxa"/>
              <w:right w:w="100" w:type="dxa"/>
            </w:tcMar>
            <w:vAlign w:val="center"/>
          </w:tcPr>
          <w:p w14:paraId="28559809" w14:textId="77777777" w:rsidR="00706B03" w:rsidRDefault="00000000">
            <w:r>
              <w:rPr>
                <w:sz w:val="18"/>
              </w:rPr>
              <w:t>At least 4-5 upcoming dates should be manageable</w:t>
            </w:r>
          </w:p>
        </w:tc>
      </w:tr>
      <w:tr w:rsidR="00706B03" w14:paraId="29524182" w14:textId="77777777">
        <w:trPr>
          <w:jc w:val="center"/>
        </w:trPr>
        <w:tc>
          <w:tcPr>
            <w:tcW w:w="2015" w:type="dxa"/>
            <w:tcMar>
              <w:top w:w="80" w:type="dxa"/>
              <w:left w:w="100" w:type="dxa"/>
              <w:bottom w:w="80" w:type="dxa"/>
              <w:right w:w="100" w:type="dxa"/>
            </w:tcMar>
            <w:vAlign w:val="center"/>
          </w:tcPr>
          <w:p w14:paraId="4D40D97A" w14:textId="77777777" w:rsidR="00706B03" w:rsidRDefault="00000000">
            <w:r>
              <w:rPr>
                <w:sz w:val="18"/>
              </w:rPr>
              <w:t>Follow-up</w:t>
            </w:r>
          </w:p>
        </w:tc>
        <w:tc>
          <w:tcPr>
            <w:tcW w:w="4464" w:type="dxa"/>
            <w:tcMar>
              <w:top w:w="80" w:type="dxa"/>
              <w:left w:w="100" w:type="dxa"/>
              <w:bottom w:w="80" w:type="dxa"/>
              <w:right w:w="100" w:type="dxa"/>
            </w:tcMar>
            <w:vAlign w:val="center"/>
          </w:tcPr>
          <w:p w14:paraId="4BE3EF11" w14:textId="77777777" w:rsidR="00706B03" w:rsidRDefault="00000000">
            <w:r>
              <w:rPr>
                <w:sz w:val="18"/>
              </w:rPr>
              <w:t>Review appointment; next test date; teleconsultation/clinic type; reminders</w:t>
            </w:r>
          </w:p>
        </w:tc>
        <w:tc>
          <w:tcPr>
            <w:tcW w:w="2160" w:type="dxa"/>
            <w:tcMar>
              <w:top w:w="80" w:type="dxa"/>
              <w:left w:w="100" w:type="dxa"/>
              <w:bottom w:w="80" w:type="dxa"/>
              <w:right w:w="100" w:type="dxa"/>
            </w:tcMar>
            <w:vAlign w:val="center"/>
          </w:tcPr>
          <w:p w14:paraId="02573F8A" w14:textId="77777777" w:rsidR="00706B03" w:rsidRDefault="00000000">
            <w:r>
              <w:rPr>
                <w:sz w:val="18"/>
              </w:rPr>
              <w:t>Follow-up date and provider/service</w:t>
            </w:r>
          </w:p>
        </w:tc>
        <w:tc>
          <w:tcPr>
            <w:tcW w:w="2448" w:type="dxa"/>
            <w:tcMar>
              <w:top w:w="80" w:type="dxa"/>
              <w:left w:w="100" w:type="dxa"/>
              <w:bottom w:w="80" w:type="dxa"/>
              <w:right w:w="100" w:type="dxa"/>
            </w:tcMar>
            <w:vAlign w:val="center"/>
          </w:tcPr>
          <w:p w14:paraId="682D34DF" w14:textId="77777777" w:rsidR="00706B03" w:rsidRDefault="00000000">
            <w:r>
              <w:rPr>
                <w:sz w:val="18"/>
              </w:rPr>
              <w:t>Duplicate follow-up checks recommended</w:t>
            </w:r>
          </w:p>
        </w:tc>
      </w:tr>
    </w:tbl>
    <w:p w14:paraId="53A7D152" w14:textId="77777777" w:rsidR="00706B03" w:rsidRDefault="00706B03"/>
    <w:p w14:paraId="6816205C" w14:textId="77777777" w:rsidR="00706B03" w:rsidRDefault="00000000">
      <w:pPr>
        <w:spacing w:before="160" w:after="80"/>
      </w:pPr>
      <w:r>
        <w:rPr>
          <w:b/>
          <w:color w:val="2E5484"/>
          <w:sz w:val="24"/>
        </w:rPr>
        <w:t>19.6 Discharge &amp; Handover Fields</w:t>
      </w:r>
    </w:p>
    <w:tbl>
      <w:tblPr>
        <w:tblStyle w:val="TableGrid"/>
        <w:tblW w:w="0" w:type="auto"/>
        <w:jc w:val="center"/>
        <w:tblLayout w:type="fixed"/>
        <w:tblLook w:val="04A0" w:firstRow="1" w:lastRow="0" w:firstColumn="1" w:lastColumn="0" w:noHBand="0" w:noVBand="1"/>
      </w:tblPr>
      <w:tblGrid>
        <w:gridCol w:w="2015"/>
        <w:gridCol w:w="4464"/>
        <w:gridCol w:w="2160"/>
        <w:gridCol w:w="2448"/>
      </w:tblGrid>
      <w:tr w:rsidR="00706B03" w14:paraId="0050786A" w14:textId="77777777">
        <w:trPr>
          <w:tblHeader/>
          <w:jc w:val="center"/>
        </w:trPr>
        <w:tc>
          <w:tcPr>
            <w:tcW w:w="2015" w:type="dxa"/>
            <w:shd w:val="clear" w:color="auto" w:fill="1F4E79"/>
            <w:tcMar>
              <w:top w:w="80" w:type="dxa"/>
              <w:left w:w="100" w:type="dxa"/>
              <w:bottom w:w="80" w:type="dxa"/>
              <w:right w:w="100" w:type="dxa"/>
            </w:tcMar>
            <w:vAlign w:val="center"/>
          </w:tcPr>
          <w:p w14:paraId="33E46701" w14:textId="77777777" w:rsidR="00706B03" w:rsidRDefault="00000000">
            <w:pPr>
              <w:jc w:val="center"/>
            </w:pPr>
            <w:r>
              <w:rPr>
                <w:b/>
                <w:color w:val="FFFFFF"/>
                <w:sz w:val="18"/>
              </w:rPr>
              <w:t>Field group</w:t>
            </w:r>
          </w:p>
        </w:tc>
        <w:tc>
          <w:tcPr>
            <w:tcW w:w="4464" w:type="dxa"/>
            <w:shd w:val="clear" w:color="auto" w:fill="1F4E79"/>
            <w:tcMar>
              <w:top w:w="80" w:type="dxa"/>
              <w:left w:w="100" w:type="dxa"/>
              <w:bottom w:w="80" w:type="dxa"/>
              <w:right w:w="100" w:type="dxa"/>
            </w:tcMar>
            <w:vAlign w:val="center"/>
          </w:tcPr>
          <w:p w14:paraId="5C505552" w14:textId="77777777" w:rsidR="00706B03" w:rsidRDefault="00000000">
            <w:pPr>
              <w:jc w:val="center"/>
            </w:pPr>
            <w:r>
              <w:rPr>
                <w:b/>
                <w:color w:val="FFFFFF"/>
                <w:sz w:val="18"/>
              </w:rPr>
              <w:t>Fields</w:t>
            </w:r>
          </w:p>
        </w:tc>
        <w:tc>
          <w:tcPr>
            <w:tcW w:w="2160" w:type="dxa"/>
            <w:shd w:val="clear" w:color="auto" w:fill="1F4E79"/>
            <w:tcMar>
              <w:top w:w="80" w:type="dxa"/>
              <w:left w:w="100" w:type="dxa"/>
              <w:bottom w:w="80" w:type="dxa"/>
              <w:right w:w="100" w:type="dxa"/>
            </w:tcMar>
            <w:vAlign w:val="center"/>
          </w:tcPr>
          <w:p w14:paraId="10E62154" w14:textId="77777777" w:rsidR="00706B03" w:rsidRDefault="00000000">
            <w:pPr>
              <w:jc w:val="center"/>
            </w:pPr>
            <w:r>
              <w:rPr>
                <w:b/>
                <w:color w:val="FFFFFF"/>
                <w:sz w:val="18"/>
              </w:rPr>
              <w:t>Mandatory subset</w:t>
            </w:r>
          </w:p>
        </w:tc>
        <w:tc>
          <w:tcPr>
            <w:tcW w:w="2448" w:type="dxa"/>
            <w:shd w:val="clear" w:color="auto" w:fill="1F4E79"/>
            <w:tcMar>
              <w:top w:w="80" w:type="dxa"/>
              <w:left w:w="100" w:type="dxa"/>
              <w:bottom w:w="80" w:type="dxa"/>
              <w:right w:w="100" w:type="dxa"/>
            </w:tcMar>
            <w:vAlign w:val="center"/>
          </w:tcPr>
          <w:p w14:paraId="679954A0" w14:textId="77777777" w:rsidR="00706B03" w:rsidRDefault="00000000">
            <w:pPr>
              <w:jc w:val="center"/>
            </w:pPr>
            <w:r>
              <w:rPr>
                <w:b/>
                <w:color w:val="FFFFFF"/>
                <w:sz w:val="18"/>
              </w:rPr>
              <w:t>Validation / notes</w:t>
            </w:r>
          </w:p>
        </w:tc>
      </w:tr>
      <w:tr w:rsidR="00706B03" w14:paraId="52FF5E2B" w14:textId="77777777">
        <w:trPr>
          <w:jc w:val="center"/>
        </w:trPr>
        <w:tc>
          <w:tcPr>
            <w:tcW w:w="2015" w:type="dxa"/>
            <w:tcMar>
              <w:top w:w="80" w:type="dxa"/>
              <w:left w:w="100" w:type="dxa"/>
              <w:bottom w:w="80" w:type="dxa"/>
              <w:right w:w="100" w:type="dxa"/>
            </w:tcMar>
            <w:vAlign w:val="center"/>
          </w:tcPr>
          <w:p w14:paraId="2A281868" w14:textId="77777777" w:rsidR="00706B03" w:rsidRDefault="00000000">
            <w:r>
              <w:rPr>
                <w:sz w:val="18"/>
              </w:rPr>
              <w:t>Discharge summary</w:t>
            </w:r>
          </w:p>
        </w:tc>
        <w:tc>
          <w:tcPr>
            <w:tcW w:w="4464" w:type="dxa"/>
            <w:tcMar>
              <w:top w:w="80" w:type="dxa"/>
              <w:left w:w="100" w:type="dxa"/>
              <w:bottom w:w="80" w:type="dxa"/>
              <w:right w:w="100" w:type="dxa"/>
            </w:tcMar>
            <w:vAlign w:val="center"/>
          </w:tcPr>
          <w:p w14:paraId="5F3D1377" w14:textId="77777777" w:rsidR="00706B03" w:rsidRDefault="00000000">
            <w:r>
              <w:rPr>
                <w:sz w:val="18"/>
              </w:rPr>
              <w:t>Final diagnosis; hospital course; procedures; discharge date; medications; home instructions; warning signs; follow-up appointments</w:t>
            </w:r>
          </w:p>
        </w:tc>
        <w:tc>
          <w:tcPr>
            <w:tcW w:w="2160" w:type="dxa"/>
            <w:tcMar>
              <w:top w:w="80" w:type="dxa"/>
              <w:left w:w="100" w:type="dxa"/>
              <w:bottom w:w="80" w:type="dxa"/>
              <w:right w:w="100" w:type="dxa"/>
            </w:tcMar>
            <w:vAlign w:val="center"/>
          </w:tcPr>
          <w:p w14:paraId="4520A19C" w14:textId="77777777" w:rsidR="00706B03" w:rsidRDefault="00000000">
            <w:r>
              <w:rPr>
                <w:sz w:val="18"/>
              </w:rPr>
              <w:t>Final diagnosis, discharge date, medications/instructions</w:t>
            </w:r>
          </w:p>
        </w:tc>
        <w:tc>
          <w:tcPr>
            <w:tcW w:w="2448" w:type="dxa"/>
            <w:tcMar>
              <w:top w:w="80" w:type="dxa"/>
              <w:left w:w="100" w:type="dxa"/>
              <w:bottom w:w="80" w:type="dxa"/>
              <w:right w:w="100" w:type="dxa"/>
            </w:tcMar>
            <w:vAlign w:val="center"/>
          </w:tcPr>
          <w:p w14:paraId="0FE4AE4C" w14:textId="77777777" w:rsidR="00706B03" w:rsidRDefault="00000000">
            <w:r>
              <w:rPr>
                <w:sz w:val="18"/>
              </w:rPr>
              <w:t>Finalization requires authorized sign-off</w:t>
            </w:r>
          </w:p>
        </w:tc>
      </w:tr>
      <w:tr w:rsidR="00706B03" w14:paraId="265A110B" w14:textId="77777777">
        <w:trPr>
          <w:jc w:val="center"/>
        </w:trPr>
        <w:tc>
          <w:tcPr>
            <w:tcW w:w="2015" w:type="dxa"/>
            <w:shd w:val="clear" w:color="auto" w:fill="EDF3F9"/>
            <w:tcMar>
              <w:top w:w="80" w:type="dxa"/>
              <w:left w:w="100" w:type="dxa"/>
              <w:bottom w:w="80" w:type="dxa"/>
              <w:right w:w="100" w:type="dxa"/>
            </w:tcMar>
            <w:vAlign w:val="center"/>
          </w:tcPr>
          <w:p w14:paraId="29CC792E" w14:textId="77777777" w:rsidR="00706B03" w:rsidRDefault="00000000">
            <w:r>
              <w:rPr>
                <w:sz w:val="18"/>
              </w:rPr>
              <w:t>Checklist</w:t>
            </w:r>
          </w:p>
        </w:tc>
        <w:tc>
          <w:tcPr>
            <w:tcW w:w="4464" w:type="dxa"/>
            <w:shd w:val="clear" w:color="auto" w:fill="EDF3F9"/>
            <w:tcMar>
              <w:top w:w="80" w:type="dxa"/>
              <w:left w:w="100" w:type="dxa"/>
              <w:bottom w:w="80" w:type="dxa"/>
              <w:right w:w="100" w:type="dxa"/>
            </w:tcMar>
            <w:vAlign w:val="center"/>
          </w:tcPr>
          <w:p w14:paraId="2451A038" w14:textId="77777777" w:rsidR="00706B03" w:rsidRDefault="00000000">
            <w:r>
              <w:rPr>
                <w:sz w:val="18"/>
              </w:rPr>
              <w:t>Counseling complete; documents shared; reminders enabled; caregiver informed</w:t>
            </w:r>
          </w:p>
        </w:tc>
        <w:tc>
          <w:tcPr>
            <w:tcW w:w="2160" w:type="dxa"/>
            <w:shd w:val="clear" w:color="auto" w:fill="EDF3F9"/>
            <w:tcMar>
              <w:top w:w="80" w:type="dxa"/>
              <w:left w:w="100" w:type="dxa"/>
              <w:bottom w:w="80" w:type="dxa"/>
              <w:right w:w="100" w:type="dxa"/>
            </w:tcMar>
            <w:vAlign w:val="center"/>
          </w:tcPr>
          <w:p w14:paraId="6A7C5B42" w14:textId="77777777" w:rsidR="00706B03" w:rsidRDefault="00000000">
            <w:r>
              <w:rPr>
                <w:sz w:val="18"/>
              </w:rPr>
              <w:t>Required items per hospital policy</w:t>
            </w:r>
          </w:p>
        </w:tc>
        <w:tc>
          <w:tcPr>
            <w:tcW w:w="2448" w:type="dxa"/>
            <w:shd w:val="clear" w:color="auto" w:fill="EDF3F9"/>
            <w:tcMar>
              <w:top w:w="80" w:type="dxa"/>
              <w:left w:w="100" w:type="dxa"/>
              <w:bottom w:w="80" w:type="dxa"/>
              <w:right w:w="100" w:type="dxa"/>
            </w:tcMar>
            <w:vAlign w:val="center"/>
          </w:tcPr>
          <w:p w14:paraId="3FC5E7CA" w14:textId="77777777" w:rsidR="00706B03" w:rsidRDefault="00000000">
            <w:r>
              <w:rPr>
                <w:sz w:val="18"/>
              </w:rPr>
              <w:t>Use checklist gating before publish</w:t>
            </w:r>
          </w:p>
        </w:tc>
      </w:tr>
    </w:tbl>
    <w:p w14:paraId="684C929C" w14:textId="77777777" w:rsidR="00706B03" w:rsidRDefault="00706B03"/>
    <w:p w14:paraId="5CA14CAD" w14:textId="77777777" w:rsidR="00706B03" w:rsidRDefault="00000000">
      <w:pPr>
        <w:spacing w:before="200" w:after="120"/>
      </w:pPr>
      <w:r>
        <w:rPr>
          <w:b/>
          <w:color w:val="1F4E79"/>
          <w:sz w:val="32"/>
        </w:rPr>
        <w:t>20. Business Rules to Confirm During Discovery</w:t>
      </w:r>
    </w:p>
    <w:p w14:paraId="3307792B" w14:textId="77777777" w:rsidR="00706B03" w:rsidRDefault="00000000">
      <w:pPr>
        <w:pStyle w:val="ListBullet"/>
        <w:spacing w:after="0"/>
      </w:pPr>
      <w:r>
        <w:t>Which report categories require clinician review before becoming visible to patients?</w:t>
      </w:r>
    </w:p>
    <w:p w14:paraId="40C024D0" w14:textId="77777777" w:rsidR="00706B03" w:rsidRDefault="00000000">
      <w:pPr>
        <w:pStyle w:val="ListBullet"/>
        <w:spacing w:after="0"/>
      </w:pPr>
      <w:r>
        <w:t>Which roles can create patient-facing notes versus internal-only notes?</w:t>
      </w:r>
    </w:p>
    <w:p w14:paraId="26511043" w14:textId="77777777" w:rsidR="00706B03" w:rsidRDefault="00000000">
      <w:pPr>
        <w:pStyle w:val="ListBullet"/>
        <w:spacing w:after="0"/>
      </w:pPr>
      <w:r>
        <w:t>What is the target lockout/session timeout policy for shared clinical workstations?</w:t>
      </w:r>
    </w:p>
    <w:p w14:paraId="0EE9A5DF" w14:textId="77777777" w:rsidR="00706B03" w:rsidRDefault="00000000">
      <w:pPr>
        <w:pStyle w:val="ListBullet"/>
        <w:spacing w:after="0"/>
      </w:pPr>
      <w:r>
        <w:t>Which medication data source or formulary will be used for drug search, warnings and coding?</w:t>
      </w:r>
    </w:p>
    <w:p w14:paraId="348D1316" w14:textId="77777777" w:rsidR="00706B03" w:rsidRDefault="00000000">
      <w:pPr>
        <w:pStyle w:val="ListBullet"/>
        <w:spacing w:after="0"/>
      </w:pPr>
      <w:r>
        <w:t>How should caregiver access and consent be captured for minors, seniors and dependent adults?</w:t>
      </w:r>
    </w:p>
    <w:p w14:paraId="2321F9E0" w14:textId="77777777" w:rsidR="00706B03" w:rsidRDefault="00000000">
      <w:pPr>
        <w:pStyle w:val="ListBullet"/>
        <w:spacing w:after="0"/>
      </w:pPr>
      <w:r>
        <w:t>What discharge checklist items are mandatory per hospital department or care pathway?</w:t>
      </w:r>
    </w:p>
    <w:p w14:paraId="697BD9C5" w14:textId="77777777" w:rsidR="00706B03" w:rsidRDefault="00000000">
      <w:pPr>
        <w:pStyle w:val="ListBullet"/>
        <w:spacing w:after="0"/>
      </w:pPr>
      <w:r>
        <w:t>What notification channels are in scope for the patient side: in-app only, SMS, email, push, or combinations?</w:t>
      </w:r>
    </w:p>
    <w:p w14:paraId="4F5E3AC6" w14:textId="77777777" w:rsidR="00706B03" w:rsidRDefault="00000000">
      <w:pPr>
        <w:pStyle w:val="ListBullet"/>
        <w:spacing w:after="0"/>
      </w:pPr>
      <w:r>
        <w:t>Will the product integrate with existing HIS/EHR/LIS/PACS/appointment systems, or operate as a standalone portal initially?</w:t>
      </w:r>
    </w:p>
    <w:p w14:paraId="6D01A075" w14:textId="77777777" w:rsidR="00706B03" w:rsidRDefault="00000000">
      <w:pPr>
        <w:spacing w:before="200" w:after="120"/>
      </w:pPr>
      <w:r>
        <w:rPr>
          <w:b/>
          <w:color w:val="1F4E79"/>
          <w:sz w:val="32"/>
        </w:rPr>
        <w:t>21. Product Feedback and Implementation Advice</w:t>
      </w:r>
    </w:p>
    <w:tbl>
      <w:tblPr>
        <w:tblStyle w:val="TableGrid"/>
        <w:tblW w:w="0" w:type="auto"/>
        <w:jc w:val="center"/>
        <w:tblLayout w:type="fixed"/>
        <w:tblLook w:val="04A0" w:firstRow="1" w:lastRow="0" w:firstColumn="1" w:lastColumn="0" w:noHBand="0" w:noVBand="1"/>
      </w:tblPr>
      <w:tblGrid>
        <w:gridCol w:w="2160"/>
        <w:gridCol w:w="7343"/>
      </w:tblGrid>
      <w:tr w:rsidR="00706B03" w14:paraId="07C031CA" w14:textId="77777777">
        <w:trPr>
          <w:tblHeader/>
          <w:jc w:val="center"/>
        </w:trPr>
        <w:tc>
          <w:tcPr>
            <w:tcW w:w="2160" w:type="dxa"/>
            <w:shd w:val="clear" w:color="auto" w:fill="1F4E79"/>
            <w:tcMar>
              <w:top w:w="80" w:type="dxa"/>
              <w:left w:w="100" w:type="dxa"/>
              <w:bottom w:w="80" w:type="dxa"/>
              <w:right w:w="100" w:type="dxa"/>
            </w:tcMar>
            <w:vAlign w:val="center"/>
          </w:tcPr>
          <w:p w14:paraId="7275A33C" w14:textId="77777777" w:rsidR="00706B03" w:rsidRDefault="00000000">
            <w:pPr>
              <w:jc w:val="center"/>
            </w:pPr>
            <w:r>
              <w:rPr>
                <w:b/>
                <w:color w:val="FFFFFF"/>
                <w:sz w:val="18"/>
              </w:rPr>
              <w:t>Area</w:t>
            </w:r>
          </w:p>
        </w:tc>
        <w:tc>
          <w:tcPr>
            <w:tcW w:w="7343" w:type="dxa"/>
            <w:shd w:val="clear" w:color="auto" w:fill="1F4E79"/>
            <w:tcMar>
              <w:top w:w="80" w:type="dxa"/>
              <w:left w:w="100" w:type="dxa"/>
              <w:bottom w:w="80" w:type="dxa"/>
              <w:right w:w="100" w:type="dxa"/>
            </w:tcMar>
            <w:vAlign w:val="center"/>
          </w:tcPr>
          <w:p w14:paraId="26042305" w14:textId="77777777" w:rsidR="00706B03" w:rsidRDefault="00000000">
            <w:pPr>
              <w:jc w:val="center"/>
            </w:pPr>
            <w:r>
              <w:rPr>
                <w:b/>
                <w:color w:val="FFFFFF"/>
                <w:sz w:val="18"/>
              </w:rPr>
              <w:t>Recommendation</w:t>
            </w:r>
          </w:p>
        </w:tc>
      </w:tr>
      <w:tr w:rsidR="00706B03" w14:paraId="4798FB6B" w14:textId="77777777">
        <w:trPr>
          <w:jc w:val="center"/>
        </w:trPr>
        <w:tc>
          <w:tcPr>
            <w:tcW w:w="2160" w:type="dxa"/>
            <w:tcMar>
              <w:top w:w="80" w:type="dxa"/>
              <w:left w:w="100" w:type="dxa"/>
              <w:bottom w:w="80" w:type="dxa"/>
              <w:right w:w="100" w:type="dxa"/>
            </w:tcMar>
            <w:vAlign w:val="center"/>
          </w:tcPr>
          <w:p w14:paraId="7342C3FC" w14:textId="77777777" w:rsidR="00706B03" w:rsidRDefault="00000000">
            <w:r>
              <w:rPr>
                <w:sz w:val="18"/>
              </w:rPr>
              <w:t>Workflow design</w:t>
            </w:r>
          </w:p>
        </w:tc>
        <w:tc>
          <w:tcPr>
            <w:tcW w:w="7343" w:type="dxa"/>
            <w:tcMar>
              <w:top w:w="80" w:type="dxa"/>
              <w:left w:w="100" w:type="dxa"/>
              <w:bottom w:w="80" w:type="dxa"/>
              <w:right w:w="100" w:type="dxa"/>
            </w:tcMar>
            <w:vAlign w:val="center"/>
          </w:tcPr>
          <w:p w14:paraId="63657DD3" w14:textId="77777777" w:rsidR="00706B03" w:rsidRDefault="00000000">
            <w:r>
              <w:rPr>
                <w:sz w:val="18"/>
              </w:rPr>
              <w:t>Use a persistent patient workspace with tabbed navigation rather than separate disconnected forms. This reduces context switching and makes the record feel like one coherent chart.</w:t>
            </w:r>
          </w:p>
        </w:tc>
      </w:tr>
      <w:tr w:rsidR="00706B03" w14:paraId="64527937" w14:textId="77777777">
        <w:trPr>
          <w:jc w:val="center"/>
        </w:trPr>
        <w:tc>
          <w:tcPr>
            <w:tcW w:w="2160" w:type="dxa"/>
            <w:shd w:val="clear" w:color="auto" w:fill="EDF3F9"/>
            <w:tcMar>
              <w:top w:w="80" w:type="dxa"/>
              <w:left w:w="100" w:type="dxa"/>
              <w:bottom w:w="80" w:type="dxa"/>
              <w:right w:w="100" w:type="dxa"/>
            </w:tcMar>
            <w:vAlign w:val="center"/>
          </w:tcPr>
          <w:p w14:paraId="52F203B3" w14:textId="77777777" w:rsidR="00706B03" w:rsidRDefault="00000000">
            <w:r>
              <w:rPr>
                <w:sz w:val="18"/>
              </w:rPr>
              <w:t>Patient publication model</w:t>
            </w:r>
          </w:p>
        </w:tc>
        <w:tc>
          <w:tcPr>
            <w:tcW w:w="7343" w:type="dxa"/>
            <w:shd w:val="clear" w:color="auto" w:fill="EDF3F9"/>
            <w:tcMar>
              <w:top w:w="80" w:type="dxa"/>
              <w:left w:w="100" w:type="dxa"/>
              <w:bottom w:w="80" w:type="dxa"/>
              <w:right w:w="100" w:type="dxa"/>
            </w:tcMar>
            <w:vAlign w:val="center"/>
          </w:tcPr>
          <w:p w14:paraId="2984BCFA" w14:textId="77777777" w:rsidR="00706B03" w:rsidRDefault="00000000">
            <w:r>
              <w:rPr>
                <w:sz w:val="18"/>
              </w:rPr>
              <w:t>Treat patient visibility as a deliberate publishing workflow, not a side effect of staff editing. Add review states and badges.</w:t>
            </w:r>
          </w:p>
        </w:tc>
      </w:tr>
      <w:tr w:rsidR="00706B03" w14:paraId="497922FE" w14:textId="77777777">
        <w:trPr>
          <w:jc w:val="center"/>
        </w:trPr>
        <w:tc>
          <w:tcPr>
            <w:tcW w:w="2160" w:type="dxa"/>
            <w:tcMar>
              <w:top w:w="80" w:type="dxa"/>
              <w:left w:w="100" w:type="dxa"/>
              <w:bottom w:w="80" w:type="dxa"/>
              <w:right w:w="100" w:type="dxa"/>
            </w:tcMar>
            <w:vAlign w:val="center"/>
          </w:tcPr>
          <w:p w14:paraId="4B012E3D" w14:textId="77777777" w:rsidR="00706B03" w:rsidRDefault="00000000">
            <w:r>
              <w:rPr>
                <w:sz w:val="18"/>
              </w:rPr>
              <w:t>Medication safety</w:t>
            </w:r>
          </w:p>
        </w:tc>
        <w:tc>
          <w:tcPr>
            <w:tcW w:w="7343" w:type="dxa"/>
            <w:tcMar>
              <w:top w:w="80" w:type="dxa"/>
              <w:left w:w="100" w:type="dxa"/>
              <w:bottom w:w="80" w:type="dxa"/>
              <w:right w:w="100" w:type="dxa"/>
            </w:tcMar>
            <w:vAlign w:val="center"/>
          </w:tcPr>
          <w:p w14:paraId="0757AC49" w14:textId="77777777" w:rsidR="00706B03" w:rsidRDefault="00000000">
            <w:r>
              <w:rPr>
                <w:sz w:val="18"/>
              </w:rPr>
              <w:t>Prioritize medication schedule builder, overdue monitoring and exception reason capture in MVP. These are high-value operational workflows.</w:t>
            </w:r>
          </w:p>
        </w:tc>
      </w:tr>
      <w:tr w:rsidR="00706B03" w14:paraId="3DA39BB1" w14:textId="77777777">
        <w:trPr>
          <w:jc w:val="center"/>
        </w:trPr>
        <w:tc>
          <w:tcPr>
            <w:tcW w:w="2160" w:type="dxa"/>
            <w:shd w:val="clear" w:color="auto" w:fill="EDF3F9"/>
            <w:tcMar>
              <w:top w:w="80" w:type="dxa"/>
              <w:left w:w="100" w:type="dxa"/>
              <w:bottom w:w="80" w:type="dxa"/>
              <w:right w:w="100" w:type="dxa"/>
            </w:tcMar>
            <w:vAlign w:val="center"/>
          </w:tcPr>
          <w:p w14:paraId="47404623" w14:textId="77777777" w:rsidR="00706B03" w:rsidRDefault="00000000">
            <w:r>
              <w:rPr>
                <w:sz w:val="18"/>
              </w:rPr>
              <w:t>Diagnostics release policy</w:t>
            </w:r>
          </w:p>
        </w:tc>
        <w:tc>
          <w:tcPr>
            <w:tcW w:w="7343" w:type="dxa"/>
            <w:shd w:val="clear" w:color="auto" w:fill="EDF3F9"/>
            <w:tcMar>
              <w:top w:w="80" w:type="dxa"/>
              <w:left w:w="100" w:type="dxa"/>
              <w:bottom w:w="80" w:type="dxa"/>
              <w:right w:w="100" w:type="dxa"/>
            </w:tcMar>
            <w:vAlign w:val="center"/>
          </w:tcPr>
          <w:p w14:paraId="07CF7AB8" w14:textId="77777777" w:rsidR="00706B03" w:rsidRDefault="00000000">
            <w:r>
              <w:rPr>
                <w:sz w:val="18"/>
              </w:rPr>
              <w:t>Make report release rules configurable by report category and organization policy. Some tests should require review before release.</w:t>
            </w:r>
          </w:p>
        </w:tc>
      </w:tr>
      <w:tr w:rsidR="00706B03" w14:paraId="515F5E53" w14:textId="77777777">
        <w:trPr>
          <w:jc w:val="center"/>
        </w:trPr>
        <w:tc>
          <w:tcPr>
            <w:tcW w:w="2160" w:type="dxa"/>
            <w:tcMar>
              <w:top w:w="80" w:type="dxa"/>
              <w:left w:w="100" w:type="dxa"/>
              <w:bottom w:w="80" w:type="dxa"/>
              <w:right w:w="100" w:type="dxa"/>
            </w:tcMar>
            <w:vAlign w:val="center"/>
          </w:tcPr>
          <w:p w14:paraId="4898ADA4" w14:textId="77777777" w:rsidR="00706B03" w:rsidRDefault="00000000">
            <w:r>
              <w:rPr>
                <w:sz w:val="18"/>
              </w:rPr>
              <w:t>Search and speed</w:t>
            </w:r>
          </w:p>
        </w:tc>
        <w:tc>
          <w:tcPr>
            <w:tcW w:w="7343" w:type="dxa"/>
            <w:tcMar>
              <w:top w:w="80" w:type="dxa"/>
              <w:left w:w="100" w:type="dxa"/>
              <w:bottom w:w="80" w:type="dxa"/>
              <w:right w:w="100" w:type="dxa"/>
            </w:tcMar>
            <w:vAlign w:val="center"/>
          </w:tcPr>
          <w:p w14:paraId="244A4C57" w14:textId="77777777" w:rsidR="00706B03" w:rsidRDefault="00000000">
            <w:r>
              <w:rPr>
                <w:sz w:val="18"/>
              </w:rPr>
              <w:t>Invest early in very fast patient lookup, sticky patient header, recent records and autosave. Slow workflows will hurt adoption.</w:t>
            </w:r>
          </w:p>
        </w:tc>
      </w:tr>
      <w:tr w:rsidR="00706B03" w14:paraId="39CF4F34" w14:textId="77777777">
        <w:trPr>
          <w:jc w:val="center"/>
        </w:trPr>
        <w:tc>
          <w:tcPr>
            <w:tcW w:w="2160" w:type="dxa"/>
            <w:shd w:val="clear" w:color="auto" w:fill="EDF3F9"/>
            <w:tcMar>
              <w:top w:w="80" w:type="dxa"/>
              <w:left w:w="100" w:type="dxa"/>
              <w:bottom w:w="80" w:type="dxa"/>
              <w:right w:w="100" w:type="dxa"/>
            </w:tcMar>
            <w:vAlign w:val="center"/>
          </w:tcPr>
          <w:p w14:paraId="52B2833F" w14:textId="77777777" w:rsidR="00706B03" w:rsidRDefault="00000000">
            <w:r>
              <w:rPr>
                <w:sz w:val="18"/>
              </w:rPr>
              <w:t>Governance</w:t>
            </w:r>
          </w:p>
        </w:tc>
        <w:tc>
          <w:tcPr>
            <w:tcW w:w="7343" w:type="dxa"/>
            <w:shd w:val="clear" w:color="auto" w:fill="EDF3F9"/>
            <w:tcMar>
              <w:top w:w="80" w:type="dxa"/>
              <w:left w:w="100" w:type="dxa"/>
              <w:bottom w:w="80" w:type="dxa"/>
              <w:right w:w="100" w:type="dxa"/>
            </w:tcMar>
            <w:vAlign w:val="center"/>
          </w:tcPr>
          <w:p w14:paraId="2561F3B6" w14:textId="77777777" w:rsidR="00706B03" w:rsidRDefault="00000000">
            <w:r>
              <w:rPr>
                <w:sz w:val="18"/>
              </w:rPr>
              <w:t>Do not postpone audit logging, field history and access traceability to a later phase. These are foundational requirements, not polish features.</w:t>
            </w:r>
          </w:p>
        </w:tc>
      </w:tr>
    </w:tbl>
    <w:p w14:paraId="611E5FAC" w14:textId="77777777" w:rsidR="00706B03" w:rsidRDefault="00706B03"/>
    <w:p w14:paraId="654924E5" w14:textId="77777777" w:rsidR="00706B03" w:rsidRDefault="00000000">
      <w:pPr>
        <w:spacing w:before="200" w:after="120"/>
      </w:pPr>
      <w:r>
        <w:rPr>
          <w:b/>
          <w:color w:val="1F4E79"/>
          <w:sz w:val="32"/>
        </w:rPr>
        <w:t>Research-Informed Notes</w:t>
      </w:r>
    </w:p>
    <w:p w14:paraId="4219561C" w14:textId="77777777" w:rsidR="00706B03" w:rsidRDefault="00000000">
      <w:pPr>
        <w:spacing w:after="80"/>
      </w:pPr>
      <w:r>
        <w:rPr>
          <w:color w:val="282828"/>
        </w:rPr>
        <w:t>This requirements sheet emphasizes role-based access, access logging, safeguards, patient access governance and controlled disclosure because those patterns are strongly reinforced by official privacy and health IT guidance for health information handling and patient record access.</w:t>
      </w:r>
    </w:p>
    <w:sectPr w:rsidR="00706B03"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E487F" w14:textId="77777777" w:rsidR="00E76400" w:rsidRDefault="00E76400">
      <w:pPr>
        <w:spacing w:after="0" w:line="240" w:lineRule="auto"/>
      </w:pPr>
      <w:r>
        <w:separator/>
      </w:r>
    </w:p>
  </w:endnote>
  <w:endnote w:type="continuationSeparator" w:id="0">
    <w:p w14:paraId="36A3C7BB" w14:textId="77777777" w:rsidR="00E76400" w:rsidRDefault="00E76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9D329" w14:textId="77777777" w:rsidR="00706B03" w:rsidRDefault="00000000">
    <w:pPr>
      <w:pStyle w:val="Footer"/>
      <w:jc w:val="center"/>
    </w:pPr>
    <w:r>
      <w:rPr>
        <w:color w:val="5A5A5A"/>
        <w:sz w:val="16"/>
      </w:rPr>
      <w:t xml:space="preserve">Hospital Inpatient Web Portal Requirements | Page </w:t>
    </w:r>
    <w:r>
      <w:fldChar w:fldCharType="begin"/>
    </w:r>
    <w:r>
      <w:instrText>PAGE</w:instrText>
    </w:r>
    <w:r>
      <w:fldChar w:fldCharType="separate"/>
    </w:r>
    <w:r w:rsidR="009874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7656C" w14:textId="77777777" w:rsidR="00E76400" w:rsidRDefault="00E76400">
      <w:pPr>
        <w:spacing w:after="0" w:line="240" w:lineRule="auto"/>
      </w:pPr>
      <w:r>
        <w:separator/>
      </w:r>
    </w:p>
  </w:footnote>
  <w:footnote w:type="continuationSeparator" w:id="0">
    <w:p w14:paraId="31541832" w14:textId="77777777" w:rsidR="00E76400" w:rsidRDefault="00E764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9295829">
    <w:abstractNumId w:val="8"/>
  </w:num>
  <w:num w:numId="2" w16cid:durableId="1734766776">
    <w:abstractNumId w:val="6"/>
  </w:num>
  <w:num w:numId="3" w16cid:durableId="953363478">
    <w:abstractNumId w:val="5"/>
  </w:num>
  <w:num w:numId="4" w16cid:durableId="1599479973">
    <w:abstractNumId w:val="4"/>
  </w:num>
  <w:num w:numId="5" w16cid:durableId="563757261">
    <w:abstractNumId w:val="7"/>
  </w:num>
  <w:num w:numId="6" w16cid:durableId="1395198521">
    <w:abstractNumId w:val="3"/>
  </w:num>
  <w:num w:numId="7" w16cid:durableId="747775002">
    <w:abstractNumId w:val="2"/>
  </w:num>
  <w:num w:numId="8" w16cid:durableId="255023354">
    <w:abstractNumId w:val="1"/>
  </w:num>
  <w:num w:numId="9" w16cid:durableId="21264598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an Mistry">
    <w15:presenceInfo w15:providerId="AD" w15:userId="S::karan@claronav.com::d8a500b2-3804-484e-a092-ca9406366d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C2D"/>
    <w:rsid w:val="00034616"/>
    <w:rsid w:val="0006063C"/>
    <w:rsid w:val="000D70A0"/>
    <w:rsid w:val="0015074B"/>
    <w:rsid w:val="00206C44"/>
    <w:rsid w:val="0028292E"/>
    <w:rsid w:val="00290A5C"/>
    <w:rsid w:val="0029639D"/>
    <w:rsid w:val="003258CF"/>
    <w:rsid w:val="00326F90"/>
    <w:rsid w:val="00356AA2"/>
    <w:rsid w:val="0035712C"/>
    <w:rsid w:val="004C4B42"/>
    <w:rsid w:val="004E30E9"/>
    <w:rsid w:val="004F2387"/>
    <w:rsid w:val="00534802"/>
    <w:rsid w:val="00540EDD"/>
    <w:rsid w:val="00552781"/>
    <w:rsid w:val="005C0F8D"/>
    <w:rsid w:val="005C615E"/>
    <w:rsid w:val="005F7BDB"/>
    <w:rsid w:val="0065421E"/>
    <w:rsid w:val="006C79C7"/>
    <w:rsid w:val="00706B03"/>
    <w:rsid w:val="00763DE6"/>
    <w:rsid w:val="00796579"/>
    <w:rsid w:val="007A544A"/>
    <w:rsid w:val="007A732B"/>
    <w:rsid w:val="008310C0"/>
    <w:rsid w:val="008832AB"/>
    <w:rsid w:val="00940008"/>
    <w:rsid w:val="00987412"/>
    <w:rsid w:val="009D1636"/>
    <w:rsid w:val="00A06C16"/>
    <w:rsid w:val="00A36745"/>
    <w:rsid w:val="00A56F11"/>
    <w:rsid w:val="00AA1D8D"/>
    <w:rsid w:val="00AA6AB0"/>
    <w:rsid w:val="00B047F0"/>
    <w:rsid w:val="00B12424"/>
    <w:rsid w:val="00B47730"/>
    <w:rsid w:val="00BA0C4D"/>
    <w:rsid w:val="00BE414F"/>
    <w:rsid w:val="00C34D33"/>
    <w:rsid w:val="00C45168"/>
    <w:rsid w:val="00C81109"/>
    <w:rsid w:val="00CA6C73"/>
    <w:rsid w:val="00CB0664"/>
    <w:rsid w:val="00CD7A1B"/>
    <w:rsid w:val="00CF135C"/>
    <w:rsid w:val="00DB147E"/>
    <w:rsid w:val="00DB6C33"/>
    <w:rsid w:val="00DF152B"/>
    <w:rsid w:val="00DF59D9"/>
    <w:rsid w:val="00E023B9"/>
    <w:rsid w:val="00E22500"/>
    <w:rsid w:val="00E67C09"/>
    <w:rsid w:val="00E76400"/>
    <w:rsid w:val="00E9504E"/>
    <w:rsid w:val="00EA3E5E"/>
    <w:rsid w:val="00EB670E"/>
    <w:rsid w:val="00EC3937"/>
    <w:rsid w:val="00F760D5"/>
    <w:rsid w:val="00FA3B9E"/>
    <w:rsid w:val="00FC693F"/>
    <w:rsid w:val="00FF2381"/>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CB08C"/>
  <w14:defaultImageDpi w14:val="300"/>
  <w15:docId w15:val="{0F0572A8-3E19-49B7-9288-A1F023100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987412"/>
    <w:pPr>
      <w:spacing w:after="0" w:line="240" w:lineRule="auto"/>
    </w:pPr>
    <w:rPr>
      <w:rFonts w:ascii="Aptos" w:hAnsi="Apto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11</Pages>
  <Words>4472</Words>
  <Characters>25495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Karan Mistry</cp:lastModifiedBy>
  <cp:revision>91</cp:revision>
  <dcterms:created xsi:type="dcterms:W3CDTF">2013-12-23T23:15:00Z</dcterms:created>
  <dcterms:modified xsi:type="dcterms:W3CDTF">2026-04-29T13:08:00Z</dcterms:modified>
  <cp:category/>
</cp:coreProperties>
</file>